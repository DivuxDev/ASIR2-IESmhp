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029" w:type="dxa"/>
        <w:tblInd w:w="-34" w:type="dxa"/>
        <w:tblLayout w:type="fixed"/>
        <w:tblLook w:val="0000"/>
      </w:tblPr>
      <w:tblGrid>
        <w:gridCol w:w="2127"/>
        <w:gridCol w:w="7902"/>
      </w:tblGrid>
      <w:tr w:rsidR="009108F9" w:rsidRPr="00700994" w:rsidTr="00485653">
        <w:trPr>
          <w:trHeight w:val="193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108F9" w:rsidRPr="00700994" w:rsidRDefault="009108F9" w:rsidP="00700994">
            <w:pPr>
              <w:snapToGrid w:val="0"/>
              <w:spacing w:after="0" w:line="360" w:lineRule="auto"/>
              <w:jc w:val="center"/>
              <w:rPr>
                <w:rFonts w:ascii="Arial" w:hAnsi="Arial" w:cs="Arial"/>
              </w:rPr>
            </w:pPr>
            <w:r w:rsidRPr="00700994">
              <w:rPr>
                <w:rFonts w:ascii="Arial" w:hAnsi="Arial" w:cs="Arial"/>
              </w:rPr>
              <w:t xml:space="preserve">Administración de Sistemas Operativos </w:t>
            </w:r>
          </w:p>
        </w:tc>
      </w:tr>
      <w:tr w:rsidR="009108F9" w:rsidRPr="00700994" w:rsidTr="00485653">
        <w:trPr>
          <w:trHeight w:val="199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108F9" w:rsidRDefault="009108F9" w:rsidP="00700994">
            <w:pPr>
              <w:snapToGrid w:val="0"/>
              <w:spacing w:after="0" w:line="360" w:lineRule="auto"/>
              <w:rPr>
                <w:rFonts w:ascii="Arial" w:hAnsi="Arial" w:cs="Arial"/>
              </w:rPr>
            </w:pPr>
            <w:r w:rsidRPr="00700994">
              <w:rPr>
                <w:rFonts w:ascii="Arial" w:hAnsi="Arial" w:cs="Arial"/>
              </w:rPr>
              <w:t xml:space="preserve">Tema </w:t>
            </w:r>
            <w:r w:rsidR="008B153E">
              <w:rPr>
                <w:rFonts w:ascii="Arial" w:hAnsi="Arial" w:cs="Arial"/>
              </w:rPr>
              <w:t>4</w:t>
            </w:r>
          </w:p>
          <w:p w:rsidR="00283F0E" w:rsidRPr="00700994" w:rsidRDefault="00283F0E" w:rsidP="00700994">
            <w:pPr>
              <w:snapToGrid w:val="0"/>
              <w:spacing w:after="0" w:line="360" w:lineRule="auto"/>
              <w:rPr>
                <w:rFonts w:ascii="Arial" w:hAnsi="Arial" w:cs="Arial"/>
              </w:rPr>
            </w:pPr>
          </w:p>
        </w:tc>
        <w:tc>
          <w:tcPr>
            <w:tcW w:w="7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108F9" w:rsidRPr="00700994" w:rsidRDefault="009108F9" w:rsidP="00700994">
            <w:pPr>
              <w:snapToGrid w:val="0"/>
              <w:spacing w:after="0" w:line="360" w:lineRule="auto"/>
              <w:rPr>
                <w:rFonts w:ascii="Arial" w:hAnsi="Arial" w:cs="Arial"/>
                <w:b/>
              </w:rPr>
            </w:pPr>
            <w:r w:rsidRPr="00700994">
              <w:rPr>
                <w:rFonts w:ascii="Arial" w:hAnsi="Arial" w:cs="Arial"/>
                <w:b/>
              </w:rPr>
              <w:t>Administración de sistemas Operativos en entornos Virtuales</w:t>
            </w:r>
          </w:p>
          <w:p w:rsidR="009108F9" w:rsidRPr="00700994" w:rsidRDefault="009108F9" w:rsidP="00700994">
            <w:pPr>
              <w:snapToGrid w:val="0"/>
              <w:spacing w:after="0" w:line="360" w:lineRule="auto"/>
              <w:rPr>
                <w:rFonts w:ascii="Arial" w:hAnsi="Arial" w:cs="Arial"/>
                <w:b/>
              </w:rPr>
            </w:pPr>
            <w:proofErr w:type="spellStart"/>
            <w:r w:rsidRPr="00700994">
              <w:rPr>
                <w:rFonts w:ascii="Arial" w:hAnsi="Arial" w:cs="Arial"/>
                <w:b/>
              </w:rPr>
              <w:t>Hyper</w:t>
            </w:r>
            <w:proofErr w:type="spellEnd"/>
            <w:r w:rsidRPr="00700994">
              <w:rPr>
                <w:rFonts w:ascii="Arial" w:hAnsi="Arial" w:cs="Arial"/>
                <w:b/>
              </w:rPr>
              <w:t xml:space="preserve">-V server y </w:t>
            </w:r>
            <w:proofErr w:type="spellStart"/>
            <w:r w:rsidRPr="00700994">
              <w:rPr>
                <w:rFonts w:ascii="Arial" w:hAnsi="Arial" w:cs="Arial"/>
                <w:b/>
              </w:rPr>
              <w:t>hyper</w:t>
            </w:r>
            <w:proofErr w:type="spellEnd"/>
            <w:r w:rsidRPr="00700994">
              <w:rPr>
                <w:rFonts w:ascii="Arial" w:hAnsi="Arial" w:cs="Arial"/>
                <w:b/>
              </w:rPr>
              <w:t xml:space="preserve"> V en Windows 10</w:t>
            </w:r>
            <w:r w:rsidR="0070099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="00700994">
              <w:rPr>
                <w:rFonts w:ascii="Arial" w:hAnsi="Arial" w:cs="Arial"/>
                <w:b/>
              </w:rPr>
              <w:t>hyper</w:t>
            </w:r>
            <w:proofErr w:type="spellEnd"/>
            <w:r w:rsidR="00700994">
              <w:rPr>
                <w:rFonts w:ascii="Arial" w:hAnsi="Arial" w:cs="Arial"/>
                <w:b/>
              </w:rPr>
              <w:t>-v Manager)</w:t>
            </w:r>
          </w:p>
        </w:tc>
      </w:tr>
      <w:tr w:rsidR="009108F9" w:rsidRPr="00700994" w:rsidTr="00485653">
        <w:trPr>
          <w:trHeight w:val="398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108F9" w:rsidRPr="00700994" w:rsidRDefault="009108F9" w:rsidP="00700994">
            <w:pPr>
              <w:snapToGrid w:val="0"/>
              <w:spacing w:after="0" w:line="360" w:lineRule="auto"/>
              <w:rPr>
                <w:rFonts w:ascii="Arial" w:hAnsi="Arial" w:cs="Arial"/>
              </w:rPr>
            </w:pPr>
            <w:r w:rsidRPr="00700994">
              <w:rPr>
                <w:rFonts w:ascii="Arial" w:hAnsi="Arial" w:cs="Arial"/>
              </w:rPr>
              <w:t>Fecha</w:t>
            </w:r>
          </w:p>
        </w:tc>
        <w:tc>
          <w:tcPr>
            <w:tcW w:w="7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/>
            </w:tblPr>
            <w:tblGrid>
              <w:gridCol w:w="7195"/>
            </w:tblGrid>
            <w:tr w:rsidR="009108F9" w:rsidRPr="00700994" w:rsidTr="00485653">
              <w:trPr>
                <w:trHeight w:val="307"/>
              </w:trPr>
              <w:tc>
                <w:tcPr>
                  <w:tcW w:w="7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108F9" w:rsidRPr="00700994" w:rsidRDefault="009108F9" w:rsidP="00700994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700994">
                    <w:rPr>
                      <w:rFonts w:ascii="Arial" w:hAnsi="Arial" w:cs="Arial"/>
                    </w:rPr>
                    <w:t>En digital. Guarda todas las imágenes que justifiquen el trabajo en un único documento .</w:t>
                  </w:r>
                  <w:proofErr w:type="spellStart"/>
                  <w:r w:rsidRPr="00700994">
                    <w:rPr>
                      <w:rFonts w:ascii="Arial" w:hAnsi="Arial" w:cs="Arial"/>
                    </w:rPr>
                    <w:t>doc</w:t>
                  </w:r>
                  <w:proofErr w:type="spellEnd"/>
                  <w:r w:rsidRPr="00700994">
                    <w:rPr>
                      <w:rFonts w:ascii="Arial" w:hAnsi="Arial" w:cs="Arial"/>
                    </w:rPr>
                    <w:t>/.</w:t>
                  </w:r>
                  <w:proofErr w:type="spellStart"/>
                  <w:r w:rsidRPr="00700994">
                    <w:rPr>
                      <w:rFonts w:ascii="Arial" w:hAnsi="Arial" w:cs="Arial"/>
                    </w:rPr>
                    <w:t>odt</w:t>
                  </w:r>
                  <w:proofErr w:type="spellEnd"/>
                  <w:r w:rsidRPr="00700994">
                    <w:rPr>
                      <w:rFonts w:ascii="Arial" w:hAnsi="Arial" w:cs="Arial"/>
                    </w:rPr>
                    <w:t xml:space="preserve">. </w:t>
                  </w:r>
                  <w:proofErr w:type="gramStart"/>
                  <w:r w:rsidRPr="00700994">
                    <w:rPr>
                      <w:rFonts w:ascii="Arial" w:hAnsi="Arial" w:cs="Arial"/>
                    </w:rPr>
                    <w:t>el</w:t>
                  </w:r>
                  <w:proofErr w:type="gramEnd"/>
                  <w:r w:rsidRPr="00700994">
                    <w:rPr>
                      <w:rFonts w:ascii="Arial" w:hAnsi="Arial" w:cs="Arial"/>
                    </w:rPr>
                    <w:t xml:space="preserve"> encabezado debes poner tu nombre y con número de página en la parte inferior derecha. Súbelo a la Intranet con el nombre de los dos alumnos del mismo equipo.</w:t>
                  </w:r>
                </w:p>
              </w:tc>
            </w:tr>
          </w:tbl>
          <w:p w:rsidR="009108F9" w:rsidRPr="00700994" w:rsidRDefault="00925542" w:rsidP="00700994">
            <w:pPr>
              <w:snapToGrid w:val="0"/>
              <w:spacing w:after="0" w:line="240" w:lineRule="auto"/>
              <w:rPr>
                <w:rFonts w:ascii="Arial" w:hAnsi="Arial" w:cs="Arial"/>
              </w:rPr>
            </w:pPr>
            <w:hyperlink r:id="rId7" w:history="1">
              <w:r w:rsidR="009108F9" w:rsidRPr="00700994">
                <w:rPr>
                  <w:rStyle w:val="Hipervnculo"/>
                  <w:rFonts w:ascii="Arial" w:hAnsi="Arial" w:cs="Arial"/>
                </w:rPr>
                <w:t>https://www.youtube.com/watch?v=r-nJDyC0o4s</w:t>
              </w:r>
            </w:hyperlink>
            <w:r w:rsidR="009108F9" w:rsidRPr="00700994">
              <w:rPr>
                <w:rFonts w:ascii="Arial" w:hAnsi="Arial" w:cs="Arial"/>
              </w:rPr>
              <w:t xml:space="preserve"> (</w:t>
            </w:r>
            <w:proofErr w:type="spellStart"/>
            <w:r w:rsidR="009108F9" w:rsidRPr="00700994">
              <w:rPr>
                <w:rFonts w:ascii="Arial" w:hAnsi="Arial" w:cs="Arial"/>
              </w:rPr>
              <w:t>euskalcraft</w:t>
            </w:r>
            <w:proofErr w:type="spellEnd"/>
            <w:r w:rsidR="009108F9" w:rsidRPr="00700994">
              <w:rPr>
                <w:rFonts w:ascii="Arial" w:hAnsi="Arial" w:cs="Arial"/>
              </w:rPr>
              <w:t>)</w:t>
            </w:r>
          </w:p>
          <w:p w:rsidR="009108F9" w:rsidRPr="00700994" w:rsidRDefault="00925542" w:rsidP="00700994">
            <w:pPr>
              <w:snapToGrid w:val="0"/>
              <w:spacing w:after="0" w:line="240" w:lineRule="auto"/>
              <w:rPr>
                <w:rFonts w:ascii="Arial" w:hAnsi="Arial" w:cs="Arial"/>
              </w:rPr>
            </w:pPr>
            <w:hyperlink r:id="rId8" w:history="1">
              <w:r w:rsidR="009108F9" w:rsidRPr="00700994">
                <w:rPr>
                  <w:rStyle w:val="Hipervnculo"/>
                  <w:rFonts w:ascii="Arial" w:hAnsi="Arial" w:cs="Arial"/>
                </w:rPr>
                <w:t>https://windowserver.wordpress.com/2014/01/09/windows-server-2012-r2-instalacin-de-hyper-v/</w:t>
              </w:r>
            </w:hyperlink>
          </w:p>
          <w:p w:rsidR="009108F9" w:rsidRPr="00700994" w:rsidRDefault="00925542" w:rsidP="00700994">
            <w:pPr>
              <w:snapToGrid w:val="0"/>
              <w:spacing w:after="0" w:line="240" w:lineRule="auto"/>
              <w:rPr>
                <w:rFonts w:ascii="Arial" w:hAnsi="Arial" w:cs="Arial"/>
              </w:rPr>
            </w:pPr>
            <w:hyperlink r:id="rId9" w:history="1">
              <w:r w:rsidR="009108F9" w:rsidRPr="00700994">
                <w:rPr>
                  <w:rStyle w:val="Hipervnculo"/>
                  <w:rFonts w:ascii="Arial" w:hAnsi="Arial" w:cs="Arial"/>
                </w:rPr>
                <w:t>https://www.solvetic.com/tutoriales/article/2439-instalar-y-configurar-hyper-v-en-windows-server-2012/</w:t>
              </w:r>
            </w:hyperlink>
          </w:p>
          <w:p w:rsidR="009108F9" w:rsidRPr="00700994" w:rsidRDefault="009108F9" w:rsidP="00700994">
            <w:pPr>
              <w:snapToGrid w:val="0"/>
              <w:spacing w:after="0" w:line="240" w:lineRule="auto"/>
              <w:rPr>
                <w:rFonts w:ascii="Arial" w:hAnsi="Arial" w:cs="Arial"/>
              </w:rPr>
            </w:pPr>
            <w:r w:rsidRPr="00700994">
              <w:rPr>
                <w:rFonts w:ascii="Arial" w:hAnsi="Arial" w:cs="Arial"/>
              </w:rPr>
              <w:t>http://somebooks.es/configuracion-inicial-hyper-v-server-2016/</w:t>
            </w:r>
          </w:p>
          <w:p w:rsidR="009108F9" w:rsidRDefault="00925542" w:rsidP="00700994">
            <w:pPr>
              <w:spacing w:after="0" w:line="240" w:lineRule="auto"/>
            </w:pPr>
            <w:hyperlink r:id="rId10" w:history="1">
              <w:r w:rsidR="00F01B89">
                <w:rPr>
                  <w:rStyle w:val="Hipervnculo"/>
                </w:rPr>
                <w:t>https://www.youtube.com/watch?v=FyXIXU4MvQM</w:t>
              </w:r>
            </w:hyperlink>
            <w:r w:rsidR="00F01B89">
              <w:t xml:space="preserve"> (20”, administración desde un server 2016 y un dominio))</w:t>
            </w:r>
          </w:p>
          <w:p w:rsidR="002E3CC9" w:rsidRPr="00700994" w:rsidRDefault="00925542" w:rsidP="00700994">
            <w:pPr>
              <w:spacing w:after="0" w:line="240" w:lineRule="auto"/>
              <w:rPr>
                <w:rFonts w:ascii="Arial" w:hAnsi="Arial" w:cs="Arial"/>
              </w:rPr>
            </w:pPr>
            <w:hyperlink r:id="rId11" w:history="1">
              <w:r w:rsidR="002E3CC9" w:rsidRPr="00481A2C">
                <w:rPr>
                  <w:rStyle w:val="Hipervnculo"/>
                  <w:rFonts w:ascii="Arial" w:hAnsi="Arial" w:cs="Arial"/>
                </w:rPr>
                <w:t>https://www.youtube.com/watch?v=sOLYhYIJGb0</w:t>
              </w:r>
            </w:hyperlink>
            <w:r w:rsidR="002E3CC9">
              <w:rPr>
                <w:rFonts w:ascii="Arial" w:hAnsi="Arial" w:cs="Arial"/>
              </w:rPr>
              <w:t xml:space="preserve"> (18”)</w:t>
            </w:r>
          </w:p>
        </w:tc>
      </w:tr>
    </w:tbl>
    <w:p w:rsidR="006D7B33" w:rsidRPr="00700994" w:rsidRDefault="006D7B33" w:rsidP="00700994">
      <w:pPr>
        <w:spacing w:line="360" w:lineRule="auto"/>
        <w:rPr>
          <w:rFonts w:ascii="Arial" w:hAnsi="Arial" w:cs="Arial"/>
        </w:rPr>
      </w:pPr>
    </w:p>
    <w:p w:rsidR="009108F9" w:rsidRPr="00700994" w:rsidRDefault="001136A2" w:rsidP="00700994">
      <w:pPr>
        <w:spacing w:line="360" w:lineRule="auto"/>
        <w:rPr>
          <w:rFonts w:ascii="Arial" w:hAnsi="Arial" w:cs="Arial"/>
        </w:rPr>
      </w:pPr>
      <w:r w:rsidRPr="00700994">
        <w:rPr>
          <w:rFonts w:ascii="Arial" w:hAnsi="Arial" w:cs="Arial"/>
          <w:noProof/>
          <w:lang w:eastAsia="es-ES"/>
        </w:rPr>
        <w:drawing>
          <wp:inline distT="0" distB="0" distL="0" distR="0">
            <wp:extent cx="6399365" cy="4352925"/>
            <wp:effectExtent l="19050" t="0" r="14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36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7D" w:rsidRDefault="005F497D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</w:p>
    <w:p w:rsidR="005F497D" w:rsidRDefault="005F497D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bCs w:val="0"/>
          <w:noProof/>
        </w:rPr>
        <w:lastRenderedPageBreak/>
        <w:drawing>
          <wp:inline distT="0" distB="0" distL="0" distR="0">
            <wp:extent cx="3171825" cy="3686175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98" w:rsidRDefault="00B21398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</w:p>
    <w:p w:rsidR="00B21398" w:rsidRDefault="00B21398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bCs w:val="0"/>
          <w:noProof/>
        </w:rPr>
        <w:drawing>
          <wp:inline distT="0" distB="0" distL="0" distR="0">
            <wp:extent cx="3771900" cy="32099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7D" w:rsidRDefault="005F497D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</w:p>
    <w:p w:rsidR="00865F4B" w:rsidRPr="00700994" w:rsidRDefault="00865F4B" w:rsidP="00700994">
      <w:pPr>
        <w:pStyle w:val="numeracion"/>
        <w:numPr>
          <w:ilvl w:val="0"/>
          <w:numId w:val="0"/>
        </w:numPr>
        <w:spacing w:before="0" w:after="0" w:line="360" w:lineRule="auto"/>
        <w:ind w:left="360"/>
        <w:jc w:val="both"/>
        <w:rPr>
          <w:rFonts w:ascii="Arial" w:hAnsi="Arial" w:cs="Arial"/>
        </w:rPr>
      </w:pPr>
      <w:r w:rsidRPr="00700994">
        <w:rPr>
          <w:rFonts w:ascii="Arial" w:hAnsi="Arial" w:cs="Arial"/>
        </w:rPr>
        <w:t xml:space="preserve">En esta tarea vas a instalar el </w:t>
      </w:r>
      <w:proofErr w:type="spellStart"/>
      <w:r w:rsidRPr="00700994">
        <w:rPr>
          <w:rFonts w:ascii="Arial" w:hAnsi="Arial" w:cs="Arial"/>
        </w:rPr>
        <w:t>hipervisor</w:t>
      </w:r>
      <w:proofErr w:type="spellEnd"/>
      <w:r w:rsidRPr="00700994">
        <w:rPr>
          <w:rFonts w:ascii="Arial" w:hAnsi="Arial" w:cs="Arial"/>
        </w:rPr>
        <w:t xml:space="preserve"> </w:t>
      </w:r>
      <w:proofErr w:type="spellStart"/>
      <w:r w:rsidRPr="00700994">
        <w:rPr>
          <w:rFonts w:ascii="Arial" w:hAnsi="Arial" w:cs="Arial"/>
          <w:i/>
        </w:rPr>
        <w:t>baremetal</w:t>
      </w:r>
      <w:proofErr w:type="spellEnd"/>
      <w:r w:rsidRPr="00700994">
        <w:rPr>
          <w:rFonts w:ascii="Arial" w:hAnsi="Arial" w:cs="Arial"/>
          <w:i/>
        </w:rPr>
        <w:t xml:space="preserve"> </w:t>
      </w:r>
      <w:r w:rsidRPr="00700994">
        <w:rPr>
          <w:rFonts w:ascii="Arial" w:hAnsi="Arial" w:cs="Arial"/>
          <w:b/>
          <w:i/>
        </w:rPr>
        <w:t xml:space="preserve">Microsoft </w:t>
      </w:r>
      <w:proofErr w:type="spellStart"/>
      <w:r w:rsidRPr="00700994">
        <w:rPr>
          <w:rFonts w:ascii="Arial" w:hAnsi="Arial" w:cs="Arial"/>
          <w:b/>
          <w:i/>
        </w:rPr>
        <w:t>Hyper</w:t>
      </w:r>
      <w:proofErr w:type="spellEnd"/>
      <w:r w:rsidRPr="00700994">
        <w:rPr>
          <w:rFonts w:ascii="Arial" w:hAnsi="Arial" w:cs="Arial"/>
          <w:b/>
          <w:i/>
        </w:rPr>
        <w:t>-V Server2016</w:t>
      </w:r>
      <w:r w:rsidRPr="00700994">
        <w:rPr>
          <w:rFonts w:ascii="Arial" w:hAnsi="Arial" w:cs="Arial"/>
        </w:rPr>
        <w:t xml:space="preserve">. Para ello vamos a usarlo </w:t>
      </w:r>
      <w:proofErr w:type="spellStart"/>
      <w:r w:rsidRPr="00700994">
        <w:rPr>
          <w:rFonts w:ascii="Arial" w:hAnsi="Arial" w:cs="Arial"/>
        </w:rPr>
        <w:t>virtualizado</w:t>
      </w:r>
      <w:proofErr w:type="spellEnd"/>
      <w:r w:rsidRPr="00700994">
        <w:rPr>
          <w:rFonts w:ascii="Arial" w:hAnsi="Arial" w:cs="Arial"/>
        </w:rPr>
        <w:t xml:space="preserve"> (lo habitual sería instalarlo directamente sobre un servidor físico para montar posteriormente sobre él </w:t>
      </w:r>
      <w:proofErr w:type="spellStart"/>
      <w:r w:rsidRPr="00700994">
        <w:rPr>
          <w:rFonts w:ascii="Arial" w:hAnsi="Arial" w:cs="Arial"/>
        </w:rPr>
        <w:t>MVs</w:t>
      </w:r>
      <w:proofErr w:type="spellEnd"/>
      <w:r w:rsidRPr="00700994">
        <w:rPr>
          <w:rFonts w:ascii="Arial" w:hAnsi="Arial" w:cs="Arial"/>
        </w:rPr>
        <w:t xml:space="preserve">), anidado dentro del </w:t>
      </w:r>
      <w:proofErr w:type="spellStart"/>
      <w:r w:rsidRPr="00700994">
        <w:rPr>
          <w:rFonts w:ascii="Arial" w:hAnsi="Arial" w:cs="Arial"/>
          <w:i/>
        </w:rPr>
        <w:t>VMWare</w:t>
      </w:r>
      <w:proofErr w:type="spellEnd"/>
      <w:r w:rsidRPr="00700994">
        <w:rPr>
          <w:rFonts w:ascii="Arial" w:hAnsi="Arial" w:cs="Arial"/>
          <w:i/>
        </w:rPr>
        <w:t xml:space="preserve"> Workstation</w:t>
      </w:r>
      <w:r w:rsidRPr="00700994">
        <w:rPr>
          <w:rFonts w:ascii="Arial" w:hAnsi="Arial" w:cs="Arial"/>
        </w:rPr>
        <w:t xml:space="preserve"> de clase (</w:t>
      </w:r>
      <w:proofErr w:type="spellStart"/>
      <w:r w:rsidRPr="00700994">
        <w:rPr>
          <w:rFonts w:ascii="Arial" w:hAnsi="Arial" w:cs="Arial"/>
        </w:rPr>
        <w:t>hipervisor</w:t>
      </w:r>
      <w:proofErr w:type="spellEnd"/>
      <w:r w:rsidRPr="00700994">
        <w:rPr>
          <w:rFonts w:ascii="Arial" w:hAnsi="Arial" w:cs="Arial"/>
        </w:rPr>
        <w:t xml:space="preserve"> de tipo </w:t>
      </w:r>
      <w:proofErr w:type="spellStart"/>
      <w:r w:rsidRPr="00700994">
        <w:rPr>
          <w:rFonts w:ascii="Arial" w:hAnsi="Arial" w:cs="Arial"/>
          <w:i/>
        </w:rPr>
        <w:t>hosted</w:t>
      </w:r>
      <w:proofErr w:type="spellEnd"/>
      <w:r w:rsidRPr="00700994">
        <w:rPr>
          <w:rFonts w:ascii="Arial" w:hAnsi="Arial" w:cs="Arial"/>
        </w:rPr>
        <w:t>). Este sistema virtual anidado no es la solución propia de un entorno de producción, como se ha indicado, pero servirá para un entorno de pruebas como es nuestro caso.</w:t>
      </w:r>
    </w:p>
    <w:p w:rsidR="00700994" w:rsidRDefault="00865F4B" w:rsidP="00700994">
      <w:pPr>
        <w:pStyle w:val="numeracion"/>
        <w:numPr>
          <w:ilvl w:val="0"/>
          <w:numId w:val="0"/>
        </w:numPr>
        <w:spacing w:before="0" w:after="0" w:line="360" w:lineRule="auto"/>
        <w:ind w:left="397"/>
        <w:jc w:val="both"/>
        <w:rPr>
          <w:rFonts w:ascii="Arial" w:hAnsi="Arial" w:cs="Arial"/>
        </w:rPr>
      </w:pPr>
      <w:r w:rsidRPr="00700994">
        <w:rPr>
          <w:rFonts w:ascii="Arial" w:hAnsi="Arial" w:cs="Arial"/>
        </w:rPr>
        <w:lastRenderedPageBreak/>
        <w:t xml:space="preserve">En primer lugar, debes crear la MV para el </w:t>
      </w:r>
      <w:proofErr w:type="spellStart"/>
      <w:r w:rsidRPr="00700994">
        <w:rPr>
          <w:rFonts w:ascii="Arial" w:hAnsi="Arial" w:cs="Arial"/>
        </w:rPr>
        <w:t>Hyper</w:t>
      </w:r>
      <w:proofErr w:type="spellEnd"/>
      <w:r w:rsidRPr="00700994">
        <w:rPr>
          <w:rFonts w:ascii="Arial" w:hAnsi="Arial" w:cs="Arial"/>
        </w:rPr>
        <w:t xml:space="preserve">-V con los s requisitos de la imagen superior, no olvides habilitar la característica </w:t>
      </w:r>
      <w:r w:rsidRPr="00700994">
        <w:rPr>
          <w:rFonts w:ascii="Arial" w:hAnsi="Arial" w:cs="Arial"/>
          <w:b/>
          <w:i/>
        </w:rPr>
        <w:t>Intel VT-x/EPT - AMD-V/RVI</w:t>
      </w:r>
      <w:r w:rsidR="00700994">
        <w:rPr>
          <w:rFonts w:ascii="Arial" w:hAnsi="Arial" w:cs="Arial"/>
          <w:b/>
          <w:i/>
        </w:rPr>
        <w:t xml:space="preserve"> </w:t>
      </w:r>
      <w:r w:rsidRPr="00700994">
        <w:rPr>
          <w:rFonts w:ascii="Arial" w:hAnsi="Arial" w:cs="Arial"/>
        </w:rPr>
        <w:t xml:space="preserve">para permitir la </w:t>
      </w:r>
      <w:proofErr w:type="spellStart"/>
      <w:r w:rsidRPr="00700994">
        <w:rPr>
          <w:rFonts w:ascii="Arial" w:hAnsi="Arial" w:cs="Arial"/>
        </w:rPr>
        <w:t>virtualización</w:t>
      </w:r>
      <w:proofErr w:type="spellEnd"/>
      <w:r w:rsidRPr="00700994">
        <w:rPr>
          <w:rFonts w:ascii="Arial" w:hAnsi="Arial" w:cs="Arial"/>
        </w:rPr>
        <w:t xml:space="preserve"> anidada:</w:t>
      </w:r>
    </w:p>
    <w:p w:rsidR="00790EDC" w:rsidRDefault="00790EDC" w:rsidP="00790EDC">
      <w:pPr>
        <w:pStyle w:val="numeracion"/>
        <w:numPr>
          <w:ilvl w:val="0"/>
          <w:numId w:val="0"/>
        </w:numPr>
        <w:spacing w:before="0" w:after="0" w:line="360" w:lineRule="auto"/>
        <w:ind w:left="720" w:hanging="360"/>
        <w:jc w:val="both"/>
        <w:rPr>
          <w:rFonts w:ascii="Arial" w:hAnsi="Arial" w:cs="Arial"/>
        </w:rPr>
      </w:pPr>
      <w:r>
        <w:rPr>
          <w:rFonts w:ascii="Arial" w:hAnsi="Arial" w:cs="Arial"/>
          <w:bCs w:val="0"/>
          <w:noProof/>
        </w:rPr>
        <w:drawing>
          <wp:inline distT="0" distB="0" distL="0" distR="0">
            <wp:extent cx="4297577" cy="3063150"/>
            <wp:effectExtent l="19050" t="0" r="7723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97" cy="30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DC" w:rsidRDefault="00790EDC" w:rsidP="00790EDC">
      <w:pPr>
        <w:pStyle w:val="numeracion"/>
        <w:numPr>
          <w:ilvl w:val="0"/>
          <w:numId w:val="0"/>
        </w:numPr>
        <w:spacing w:before="0" w:after="0" w:line="360" w:lineRule="auto"/>
        <w:ind w:left="720" w:hanging="360"/>
        <w:jc w:val="both"/>
        <w:rPr>
          <w:rFonts w:ascii="Arial" w:hAnsi="Arial" w:cs="Arial"/>
        </w:rPr>
      </w:pPr>
      <w:r>
        <w:rPr>
          <w:rFonts w:ascii="Arial" w:hAnsi="Arial" w:cs="Arial"/>
          <w:bCs w:val="0"/>
          <w:noProof/>
        </w:rPr>
        <w:drawing>
          <wp:inline distT="0" distB="0" distL="0" distR="0">
            <wp:extent cx="4298195" cy="3409732"/>
            <wp:effectExtent l="19050" t="0" r="7105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54" cy="341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A" w:rsidRDefault="0088627A" w:rsidP="00790EDC">
      <w:pPr>
        <w:pStyle w:val="numeracion"/>
        <w:numPr>
          <w:ilvl w:val="0"/>
          <w:numId w:val="0"/>
        </w:numPr>
        <w:spacing w:before="0" w:after="0" w:line="360" w:lineRule="auto"/>
        <w:ind w:left="720" w:hanging="360"/>
        <w:jc w:val="both"/>
        <w:rPr>
          <w:rFonts w:ascii="Arial" w:hAnsi="Arial" w:cs="Arial"/>
        </w:rPr>
      </w:pPr>
      <w:r>
        <w:rPr>
          <w:rFonts w:ascii="Arial" w:hAnsi="Arial" w:cs="Arial"/>
          <w:bCs w:val="0"/>
          <w:noProof/>
        </w:rPr>
        <w:lastRenderedPageBreak/>
        <w:drawing>
          <wp:inline distT="0" distB="0" distL="0" distR="0">
            <wp:extent cx="6299835" cy="2420590"/>
            <wp:effectExtent l="19050" t="0" r="5715" b="0"/>
            <wp:docPr id="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865F4B" w:rsidP="00700994">
      <w:pPr>
        <w:pStyle w:val="numeracion"/>
        <w:numPr>
          <w:ilvl w:val="0"/>
          <w:numId w:val="0"/>
        </w:numPr>
        <w:spacing w:before="0" w:after="0" w:line="360" w:lineRule="auto"/>
        <w:ind w:left="397"/>
        <w:jc w:val="both"/>
        <w:rPr>
          <w:rFonts w:ascii="Arial" w:hAnsi="Arial" w:cs="Arial"/>
        </w:rPr>
      </w:pPr>
      <w:r w:rsidRPr="00700994">
        <w:rPr>
          <w:rFonts w:ascii="Arial" w:hAnsi="Arial" w:cs="Arial"/>
        </w:rPr>
        <w:t>El siguiente paso será habili</w:t>
      </w:r>
      <w:r w:rsidR="00700994">
        <w:rPr>
          <w:rFonts w:ascii="Arial" w:hAnsi="Arial" w:cs="Arial"/>
        </w:rPr>
        <w:t>tar la administración remota d</w:t>
      </w:r>
      <w:r w:rsidRPr="00700994">
        <w:rPr>
          <w:rFonts w:ascii="Arial" w:hAnsi="Arial" w:cs="Arial"/>
        </w:rPr>
        <w:t xml:space="preserve">el </w:t>
      </w:r>
      <w:proofErr w:type="spellStart"/>
      <w:r w:rsidRPr="00700994">
        <w:rPr>
          <w:rFonts w:ascii="Arial" w:hAnsi="Arial" w:cs="Arial"/>
        </w:rPr>
        <w:t>Hyper</w:t>
      </w:r>
      <w:proofErr w:type="spellEnd"/>
      <w:r w:rsidRPr="00700994">
        <w:rPr>
          <w:rFonts w:ascii="Arial" w:hAnsi="Arial" w:cs="Arial"/>
        </w:rPr>
        <w:t>-V</w:t>
      </w:r>
      <w:r w:rsidR="00700994">
        <w:rPr>
          <w:rFonts w:ascii="Arial" w:hAnsi="Arial" w:cs="Arial"/>
        </w:rPr>
        <w:t xml:space="preserve"> server</w:t>
      </w:r>
      <w:r w:rsidRPr="00700994">
        <w:rPr>
          <w:rFonts w:ascii="Arial" w:hAnsi="Arial" w:cs="Arial"/>
        </w:rPr>
        <w:t xml:space="preserve">, para poder administrarlo desde un W8 o </w:t>
      </w:r>
      <w:r w:rsidRPr="00700994">
        <w:rPr>
          <w:rFonts w:ascii="Arial" w:hAnsi="Arial" w:cs="Arial"/>
          <w:b/>
        </w:rPr>
        <w:t>W10</w:t>
      </w:r>
      <w:r w:rsidR="00700994">
        <w:rPr>
          <w:rFonts w:ascii="Arial" w:hAnsi="Arial" w:cs="Arial"/>
          <w:b/>
        </w:rPr>
        <w:t xml:space="preserve">, </w:t>
      </w:r>
      <w:r w:rsidR="00700994" w:rsidRPr="00700994">
        <w:rPr>
          <w:rFonts w:ascii="Arial" w:hAnsi="Arial" w:cs="Arial"/>
        </w:rPr>
        <w:t xml:space="preserve">mediante </w:t>
      </w:r>
      <w:proofErr w:type="spellStart"/>
      <w:r w:rsidR="00700994" w:rsidRPr="00700994">
        <w:rPr>
          <w:rFonts w:ascii="Arial" w:hAnsi="Arial" w:cs="Arial"/>
        </w:rPr>
        <w:t>Hyper</w:t>
      </w:r>
      <w:proofErr w:type="spellEnd"/>
      <w:r w:rsidR="00700994" w:rsidRPr="00700994">
        <w:rPr>
          <w:rFonts w:ascii="Arial" w:hAnsi="Arial" w:cs="Arial"/>
        </w:rPr>
        <w:t>-V Manager</w:t>
      </w:r>
      <w:r w:rsidR="00700994">
        <w:rPr>
          <w:rFonts w:ascii="Arial" w:hAnsi="Arial" w:cs="Arial"/>
        </w:rPr>
        <w:t>.</w:t>
      </w:r>
    </w:p>
    <w:p w:rsidR="001136A2" w:rsidRPr="00700994" w:rsidRDefault="009108F9" w:rsidP="00700994">
      <w:pPr>
        <w:spacing w:line="360" w:lineRule="auto"/>
        <w:ind w:firstLine="708"/>
        <w:rPr>
          <w:rFonts w:ascii="Arial" w:hAnsi="Arial" w:cs="Arial"/>
        </w:rPr>
      </w:pPr>
      <w:r w:rsidRPr="00700994">
        <w:rPr>
          <w:rFonts w:ascii="Arial" w:hAnsi="Arial" w:cs="Arial"/>
        </w:rPr>
        <w:t>Preparación de las máquinas:</w:t>
      </w:r>
    </w:p>
    <w:p w:rsidR="009108F9" w:rsidRPr="00700994" w:rsidRDefault="009108F9" w:rsidP="00700994">
      <w:pPr>
        <w:spacing w:line="360" w:lineRule="auto"/>
        <w:ind w:firstLine="708"/>
        <w:rPr>
          <w:rFonts w:ascii="Arial" w:hAnsi="Arial" w:cs="Arial"/>
          <w:b/>
          <w:sz w:val="32"/>
          <w:szCs w:val="32"/>
        </w:rPr>
      </w:pPr>
      <w:r w:rsidRPr="00700994">
        <w:rPr>
          <w:rFonts w:ascii="Arial" w:hAnsi="Arial" w:cs="Arial"/>
          <w:b/>
          <w:sz w:val="32"/>
          <w:szCs w:val="32"/>
        </w:rPr>
        <w:t xml:space="preserve">El equipo </w:t>
      </w:r>
      <w:proofErr w:type="spellStart"/>
      <w:r w:rsidRPr="00700994">
        <w:rPr>
          <w:rFonts w:ascii="Arial" w:hAnsi="Arial" w:cs="Arial"/>
          <w:b/>
          <w:sz w:val="32"/>
          <w:szCs w:val="32"/>
        </w:rPr>
        <w:t>hypervisor</w:t>
      </w:r>
      <w:proofErr w:type="spellEnd"/>
      <w:r w:rsidRPr="00700994">
        <w:rPr>
          <w:rFonts w:ascii="Arial" w:hAnsi="Arial" w:cs="Arial"/>
          <w:b/>
          <w:sz w:val="32"/>
          <w:szCs w:val="32"/>
        </w:rPr>
        <w:t>:</w:t>
      </w:r>
    </w:p>
    <w:p w:rsidR="009108F9" w:rsidRPr="00700994" w:rsidRDefault="00700994" w:rsidP="0070099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Después de instalar el </w:t>
      </w:r>
      <w:proofErr w:type="spellStart"/>
      <w:r>
        <w:rPr>
          <w:rFonts w:ascii="Arial" w:hAnsi="Arial" w:cs="Arial"/>
        </w:rPr>
        <w:t>hipervisor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hyper</w:t>
      </w:r>
      <w:proofErr w:type="spellEnd"/>
      <w:r>
        <w:rPr>
          <w:rFonts w:ascii="Arial" w:hAnsi="Arial" w:cs="Arial"/>
        </w:rPr>
        <w:t xml:space="preserve">-V </w:t>
      </w:r>
      <w:proofErr w:type="gramStart"/>
      <w:r>
        <w:rPr>
          <w:rFonts w:ascii="Arial" w:hAnsi="Arial" w:cs="Arial"/>
        </w:rPr>
        <w:t>server ,vas</w:t>
      </w:r>
      <w:proofErr w:type="gramEnd"/>
      <w:r>
        <w:rPr>
          <w:rFonts w:ascii="Arial" w:hAnsi="Arial" w:cs="Arial"/>
        </w:rPr>
        <w:t xml:space="preserve"> a c</w:t>
      </w:r>
      <w:r w:rsidR="009108F9" w:rsidRPr="00700994">
        <w:rPr>
          <w:rFonts w:ascii="Arial" w:hAnsi="Arial" w:cs="Arial"/>
        </w:rPr>
        <w:t>ambiar la contraseña de usuario</w:t>
      </w:r>
    </w:p>
    <w:p w:rsidR="009108F9" w:rsidRPr="00700994" w:rsidRDefault="009B70FB" w:rsidP="0070099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6299835" cy="1811742"/>
            <wp:effectExtent l="19050" t="0" r="5715" b="0"/>
            <wp:docPr id="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line="360" w:lineRule="auto"/>
        <w:rPr>
          <w:rFonts w:ascii="Arial" w:hAnsi="Arial" w:cs="Arial"/>
        </w:rPr>
      </w:pPr>
      <w:r w:rsidRPr="00700994">
        <w:rPr>
          <w:rFonts w:ascii="Arial" w:hAnsi="Arial" w:cs="Arial"/>
        </w:rPr>
        <w:t xml:space="preserve">La consola de trabajo de </w:t>
      </w:r>
      <w:proofErr w:type="spellStart"/>
      <w:r w:rsidRPr="00700994">
        <w:rPr>
          <w:rFonts w:ascii="Arial" w:hAnsi="Arial" w:cs="Arial"/>
        </w:rPr>
        <w:t>hyper</w:t>
      </w:r>
      <w:proofErr w:type="spellEnd"/>
      <w:r w:rsidRPr="00700994">
        <w:rPr>
          <w:rFonts w:ascii="Arial" w:hAnsi="Arial" w:cs="Arial"/>
        </w:rPr>
        <w:t>-V server:</w:t>
      </w:r>
    </w:p>
    <w:p w:rsidR="009108F9" w:rsidRPr="00700994" w:rsidRDefault="009108F9" w:rsidP="00700994">
      <w:pPr>
        <w:spacing w:line="360" w:lineRule="auto"/>
        <w:rPr>
          <w:rFonts w:ascii="Arial" w:hAnsi="Arial" w:cs="Arial"/>
        </w:rPr>
      </w:pPr>
      <w:r w:rsidRPr="00700994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3886200" cy="325343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743" cy="32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line="360" w:lineRule="auto"/>
        <w:rPr>
          <w:rFonts w:ascii="Arial" w:hAnsi="Arial" w:cs="Arial"/>
        </w:rPr>
      </w:pPr>
      <w:r w:rsidRPr="00700994">
        <w:rPr>
          <w:rFonts w:ascii="Arial" w:hAnsi="Arial" w:cs="Arial"/>
        </w:rPr>
        <w:t>Para ir configurando el servidor:</w:t>
      </w:r>
    </w:p>
    <w:p w:rsidR="009108F9" w:rsidRPr="00700994" w:rsidRDefault="009108F9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opción nº 1</w:t>
      </w:r>
      <w:r w:rsidRPr="00700994">
        <w:rPr>
          <w:rFonts w:ascii="Arial" w:eastAsia="Times New Roman" w:hAnsi="Arial" w:cs="Arial"/>
          <w:color w:val="333333"/>
          <w:lang w:eastAsia="es-ES"/>
        </w:rPr>
        <w:t> nos muestra el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nombre del grupo de trabajo</w:t>
      </w:r>
      <w:r w:rsidRPr="00700994">
        <w:rPr>
          <w:rFonts w:ascii="Arial" w:eastAsia="Times New Roman" w:hAnsi="Arial" w:cs="Arial"/>
          <w:color w:val="333333"/>
          <w:lang w:eastAsia="es-ES"/>
        </w:rPr>
        <w:t>, dejaré el que viene por defecto en los sistemas Windows.</w:t>
      </w:r>
    </w:p>
    <w:p w:rsidR="009108F9" w:rsidRPr="00700994" w:rsidRDefault="009108F9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Pulsamos 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opción nº 2</w:t>
      </w:r>
      <w:r w:rsidRPr="00700994">
        <w:rPr>
          <w:rFonts w:ascii="Arial" w:eastAsia="Times New Roman" w:hAnsi="Arial" w:cs="Arial"/>
          <w:color w:val="333333"/>
          <w:lang w:eastAsia="es-ES"/>
        </w:rPr>
        <w:t> para establecer el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nombre de nuestro equipo</w:t>
      </w:r>
      <w:r w:rsidRPr="00700994">
        <w:rPr>
          <w:rFonts w:ascii="Arial" w:eastAsia="Times New Roman" w:hAnsi="Arial" w:cs="Arial"/>
          <w:color w:val="333333"/>
          <w:lang w:eastAsia="es-ES"/>
        </w:rPr>
        <w:t>,  </w:t>
      </w:r>
      <w:proofErr w:type="spellStart"/>
      <w:r w:rsidR="00700994">
        <w:rPr>
          <w:rFonts w:ascii="Arial" w:eastAsia="Times New Roman" w:hAnsi="Arial" w:cs="Arial"/>
          <w:color w:val="333333"/>
          <w:lang w:eastAsia="es-ES"/>
        </w:rPr>
        <w:t>p.e.</w:t>
      </w:r>
      <w:proofErr w:type="spellEnd"/>
      <w:r w:rsidR="00700994">
        <w:rPr>
          <w:rFonts w:ascii="Arial" w:eastAsia="Times New Roman" w:hAnsi="Arial" w:cs="Arial"/>
          <w:color w:val="333333"/>
          <w:lang w:eastAsia="es-ES"/>
        </w:rPr>
        <w:t xml:space="preserve"> </w:t>
      </w:r>
      <w:r w:rsidRPr="00700994">
        <w:rPr>
          <w:rFonts w:ascii="Arial" w:eastAsia="Times New Roman" w:hAnsi="Arial" w:cs="Arial"/>
          <w:color w:val="333333"/>
          <w:lang w:eastAsia="es-ES"/>
        </w:rPr>
        <w:t>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HYPER</w:t>
      </w:r>
      <w:r w:rsidR="00865F4B" w:rsidRPr="00700994">
        <w:rPr>
          <w:rFonts w:ascii="Arial" w:eastAsia="Times New Roman" w:hAnsi="Arial" w:cs="Arial"/>
          <w:b/>
          <w:bCs/>
          <w:color w:val="333333"/>
          <w:lang w:eastAsia="es-ES"/>
        </w:rPr>
        <w:t>-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V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</w:p>
    <w:p w:rsidR="009108F9" w:rsidRPr="00700994" w:rsidRDefault="009108F9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Seleccionamos 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opción nº 7</w:t>
      </w:r>
      <w:r w:rsidRPr="00700994">
        <w:rPr>
          <w:rFonts w:ascii="Arial" w:eastAsia="Times New Roman" w:hAnsi="Arial" w:cs="Arial"/>
          <w:color w:val="333333"/>
          <w:lang w:eastAsia="es-ES"/>
        </w:rPr>
        <w:t>  para habilitar 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gestión de esta máquina por escritorio remoto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</w:p>
    <w:p w:rsidR="009108F9" w:rsidRDefault="009108F9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Con 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opción nº 8</w:t>
      </w:r>
      <w:r w:rsidRPr="00700994">
        <w:rPr>
          <w:rFonts w:ascii="Arial" w:eastAsia="Times New Roman" w:hAnsi="Arial" w:cs="Arial"/>
          <w:color w:val="333333"/>
          <w:lang w:eastAsia="es-ES"/>
        </w:rPr>
        <w:t> configuro una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 xml:space="preserve">IP estática a </w:t>
      </w:r>
      <w:proofErr w:type="spellStart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Hyper</w:t>
      </w:r>
      <w:proofErr w:type="spellEnd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-V</w:t>
      </w:r>
      <w:r w:rsidRPr="00700994">
        <w:rPr>
          <w:rFonts w:ascii="Arial" w:eastAsia="Times New Roman" w:hAnsi="Arial" w:cs="Arial"/>
          <w:color w:val="333333"/>
          <w:lang w:eastAsia="es-ES"/>
        </w:rPr>
        <w:t xml:space="preserve">, </w:t>
      </w:r>
      <w:proofErr w:type="spellStart"/>
      <w:r w:rsidRPr="00700994">
        <w:rPr>
          <w:rFonts w:ascii="Arial" w:eastAsia="Times New Roman" w:hAnsi="Arial" w:cs="Arial"/>
          <w:color w:val="333333"/>
          <w:lang w:eastAsia="es-ES"/>
        </w:rPr>
        <w:t>eligo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 xml:space="preserve"> la 192.168.0.200.</w:t>
      </w:r>
    </w:p>
    <w:p w:rsidR="00175E4C" w:rsidRPr="00700994" w:rsidRDefault="00175E4C" w:rsidP="00175E4C">
      <w:p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noProof/>
          <w:color w:val="333333"/>
          <w:lang w:eastAsia="es-ES"/>
        </w:rPr>
        <w:drawing>
          <wp:inline distT="0" distB="0" distL="0" distR="0">
            <wp:extent cx="6153785" cy="2034540"/>
            <wp:effectExtent l="19050" t="0" r="0" b="0"/>
            <wp:docPr id="3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Configuramos la hora con la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 xml:space="preserve">opción nº </w:t>
      </w:r>
      <w:proofErr w:type="gramStart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9</w:t>
      </w:r>
      <w:r w:rsidRPr="00700994">
        <w:rPr>
          <w:rFonts w:ascii="Arial" w:eastAsia="Times New Roman" w:hAnsi="Arial" w:cs="Arial"/>
          <w:color w:val="333333"/>
          <w:lang w:eastAsia="es-ES"/>
        </w:rPr>
        <w:t> .</w:t>
      </w:r>
      <w:proofErr w:type="gramEnd"/>
    </w:p>
    <w:p w:rsidR="00865F4B" w:rsidRPr="00700994" w:rsidRDefault="00865F4B" w:rsidP="007009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600"/>
        <w:rPr>
          <w:rFonts w:ascii="Arial" w:eastAsia="Times New Roman" w:hAnsi="Arial" w:cs="Arial"/>
          <w:b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 xml:space="preserve">Agrego al administrador local </w:t>
      </w:r>
      <w:proofErr w:type="spellStart"/>
      <w:r w:rsidRPr="00700994">
        <w:rPr>
          <w:rFonts w:ascii="Arial" w:eastAsia="Times New Roman" w:hAnsi="Arial" w:cs="Arial"/>
          <w:b/>
          <w:color w:val="333333"/>
          <w:lang w:eastAsia="es-ES"/>
        </w:rPr>
        <w:t>hyperv</w:t>
      </w:r>
      <w:proofErr w:type="spellEnd"/>
    </w:p>
    <w:p w:rsidR="009108F9" w:rsidRPr="00700994" w:rsidRDefault="009108F9" w:rsidP="0070099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uto"/>
        <w:ind w:left="360"/>
        <w:rPr>
          <w:rFonts w:ascii="Arial" w:hAnsi="Arial" w:cs="Arial"/>
          <w:color w:val="333333"/>
          <w:sz w:val="22"/>
          <w:szCs w:val="22"/>
        </w:rPr>
      </w:pPr>
      <w:r w:rsidRPr="00700994">
        <w:rPr>
          <w:rFonts w:ascii="Arial" w:hAnsi="Arial" w:cs="Arial"/>
          <w:color w:val="333333"/>
          <w:sz w:val="22"/>
          <w:szCs w:val="22"/>
        </w:rPr>
        <w:t xml:space="preserve">Habilitar la respuesta ping: para ello en el servidor </w:t>
      </w:r>
      <w:proofErr w:type="spellStart"/>
      <w:r w:rsidRPr="00700994">
        <w:rPr>
          <w:rFonts w:ascii="Arial" w:hAnsi="Arial" w:cs="Arial"/>
          <w:color w:val="333333"/>
          <w:sz w:val="22"/>
          <w:szCs w:val="22"/>
        </w:rPr>
        <w:t>core</w:t>
      </w:r>
      <w:proofErr w:type="spellEnd"/>
      <w:r w:rsidRPr="00700994">
        <w:rPr>
          <w:rFonts w:ascii="Arial" w:hAnsi="Arial" w:cs="Arial"/>
          <w:color w:val="333333"/>
          <w:sz w:val="22"/>
          <w:szCs w:val="22"/>
        </w:rPr>
        <w:t xml:space="preserve"> por línea de comandos ingresas:</w:t>
      </w:r>
      <w:proofErr w:type="gramStart"/>
      <w:r w:rsidRPr="00700994">
        <w:rPr>
          <w:rFonts w:ascii="Arial" w:hAnsi="Arial" w:cs="Arial"/>
          <w:color w:val="333333"/>
          <w:sz w:val="22"/>
          <w:szCs w:val="22"/>
        </w:rPr>
        <w:t xml:space="preserve">  </w:t>
      </w:r>
      <w:proofErr w:type="spellStart"/>
      <w:r w:rsidRPr="00700994">
        <w:rPr>
          <w:rFonts w:ascii="Arial" w:hAnsi="Arial" w:cs="Arial"/>
          <w:color w:val="333333"/>
          <w:sz w:val="22"/>
          <w:szCs w:val="22"/>
        </w:rPr>
        <w:t>sconfig</w:t>
      </w:r>
      <w:proofErr w:type="spellEnd"/>
      <w:proofErr w:type="gramEnd"/>
      <w:r w:rsidRPr="00700994">
        <w:rPr>
          <w:rFonts w:ascii="Arial" w:hAnsi="Arial" w:cs="Arial"/>
          <w:color w:val="333333"/>
          <w:sz w:val="22"/>
          <w:szCs w:val="22"/>
        </w:rPr>
        <w:t xml:space="preserve">: Después te vas a </w:t>
      </w:r>
      <w:proofErr w:type="spellStart"/>
      <w:r w:rsidRPr="00700994">
        <w:rPr>
          <w:rFonts w:ascii="Arial" w:hAnsi="Arial" w:cs="Arial"/>
          <w:color w:val="333333"/>
          <w:sz w:val="22"/>
          <w:szCs w:val="22"/>
        </w:rPr>
        <w:t>al</w:t>
      </w:r>
      <w:proofErr w:type="spellEnd"/>
      <w:r w:rsidRPr="00700994">
        <w:rPr>
          <w:rFonts w:ascii="Arial" w:hAnsi="Arial" w:cs="Arial"/>
          <w:color w:val="333333"/>
          <w:sz w:val="22"/>
          <w:szCs w:val="22"/>
        </w:rPr>
        <w:t xml:space="preserve"> opción:  4) Configurar administración remota: y en este submenú eliges la opción :   3) Configuración del servidor de respuesta a ping y lo habilitas. </w:t>
      </w:r>
      <w:proofErr w:type="spellStart"/>
      <w:r w:rsidRPr="00700994">
        <w:rPr>
          <w:rFonts w:ascii="Arial" w:hAnsi="Arial" w:cs="Arial"/>
          <w:color w:val="333333"/>
          <w:sz w:val="22"/>
          <w:szCs w:val="22"/>
        </w:rPr>
        <w:t>Asi</w:t>
      </w:r>
      <w:proofErr w:type="spellEnd"/>
      <w:r w:rsidRPr="00700994">
        <w:rPr>
          <w:rFonts w:ascii="Arial" w:hAnsi="Arial" w:cs="Arial"/>
          <w:color w:val="333333"/>
          <w:sz w:val="22"/>
          <w:szCs w:val="22"/>
        </w:rPr>
        <w:t xml:space="preserve"> responderá a ping y estará accesible a otros equipos por red.</w:t>
      </w:r>
    </w:p>
    <w:p w:rsidR="009108F9" w:rsidRPr="00700994" w:rsidRDefault="009108F9" w:rsidP="00700994">
      <w:pPr>
        <w:spacing w:line="360" w:lineRule="auto"/>
        <w:rPr>
          <w:rFonts w:ascii="Arial" w:hAnsi="Arial" w:cs="Arial"/>
        </w:rPr>
      </w:pPr>
      <w:r w:rsidRPr="00700994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3714895" cy="439102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8275" b="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9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proofErr w:type="gramStart"/>
      <w:r w:rsidRPr="00700994">
        <w:rPr>
          <w:rFonts w:ascii="Arial" w:hAnsi="Arial" w:cs="Arial"/>
          <w:sz w:val="22"/>
          <w:szCs w:val="22"/>
        </w:rPr>
        <w:t>en</w:t>
      </w:r>
      <w:proofErr w:type="gramEnd"/>
      <w:r w:rsidRPr="00700994">
        <w:rPr>
          <w:rFonts w:ascii="Arial" w:hAnsi="Arial" w:cs="Arial"/>
          <w:sz w:val="22"/>
          <w:szCs w:val="22"/>
        </w:rPr>
        <w:t xml:space="preserve"> el </w:t>
      </w:r>
      <w:proofErr w:type="spellStart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>-V Server (H</w:t>
      </w:r>
      <w:r w:rsidR="00700994">
        <w:rPr>
          <w:rFonts w:ascii="Arial" w:hAnsi="Arial" w:cs="Arial"/>
          <w:sz w:val="22"/>
          <w:szCs w:val="22"/>
        </w:rPr>
        <w:t>YPER-V</w:t>
      </w:r>
      <w:r w:rsidRPr="00700994">
        <w:rPr>
          <w:rFonts w:ascii="Arial" w:hAnsi="Arial" w:cs="Arial"/>
          <w:sz w:val="22"/>
          <w:szCs w:val="22"/>
        </w:rPr>
        <w:t>) habilité que se le pueda hacer PING, ya que el cortafuegos, por omisión, lo impide, y es útil poder disponer de esto</w:t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>Se hace como muestra la siguiente captura desde SCONFIG, opciones: 4 y 3</w:t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305050" cy="3105150"/>
            <wp:effectExtent l="19050" t="0" r="0" b="0"/>
            <wp:docPr id="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Ttulo2"/>
      </w:pPr>
      <w:r>
        <w:lastRenderedPageBreak/>
        <w:t xml:space="preserve">Para poder acceder remotamente desde cualquier equipo, uno de los requisitos que deberemos cumplir es disponer de una versión de Windows Professional, ya sea Windows 10, 8 o 7 y instalar el rol de administrador </w:t>
      </w:r>
      <w:proofErr w:type="spellStart"/>
      <w:r>
        <w:t>Hyper</w:t>
      </w:r>
      <w:proofErr w:type="spellEnd"/>
      <w:r>
        <w:t>-V.</w:t>
      </w:r>
    </w:p>
    <w:p w:rsidR="001A5774" w:rsidRDefault="001A5774" w:rsidP="001A5774">
      <w:pPr>
        <w:pStyle w:val="NormalWeb"/>
      </w:pPr>
      <w:r>
        <w:t xml:space="preserve">En el servidor, vía consola CMD escribiremos </w:t>
      </w:r>
      <w:proofErr w:type="spellStart"/>
      <w:r>
        <w:t>powershell</w:t>
      </w:r>
      <w:proofErr w:type="spellEnd"/>
      <w:r>
        <w:t xml:space="preserve"> para acceder al </w:t>
      </w:r>
      <w:proofErr w:type="spellStart"/>
      <w:r>
        <w:t>powershell</w:t>
      </w:r>
      <w:proofErr w:type="spellEnd"/>
      <w:r>
        <w:t>, a continuación, escribiremos los siguientes comandos:</w:t>
      </w:r>
    </w:p>
    <w:p w:rsidR="001A5774" w:rsidRDefault="001A5774" w:rsidP="001A5774">
      <w:pPr>
        <w:pStyle w:val="NormalWeb"/>
      </w:pPr>
      <w:proofErr w:type="spellStart"/>
      <w:proofErr w:type="gramStart"/>
      <w:r>
        <w:rPr>
          <w:rStyle w:val="CdigoHTML"/>
        </w:rPr>
        <w:t>enable-PSremoting</w:t>
      </w:r>
      <w:proofErr w:type="spellEnd"/>
      <w:proofErr w:type="gramEnd"/>
    </w:p>
    <w:p w:rsidR="001A5774" w:rsidRDefault="001A5774" w:rsidP="001A5774">
      <w:pPr>
        <w:pStyle w:val="NormalWeb"/>
      </w:pPr>
      <w:proofErr w:type="spellStart"/>
      <w:proofErr w:type="gramStart"/>
      <w:r>
        <w:rPr>
          <w:rStyle w:val="CdigoHTML"/>
        </w:rPr>
        <w:t>enable-wsmancredssp</w:t>
      </w:r>
      <w:proofErr w:type="spellEnd"/>
      <w:proofErr w:type="gramEnd"/>
      <w:r>
        <w:rPr>
          <w:rStyle w:val="CdigoHTML"/>
        </w:rPr>
        <w:t xml:space="preserve"> -role server</w:t>
      </w:r>
    </w:p>
    <w:p w:rsidR="001A5774" w:rsidRDefault="006E791D" w:rsidP="00700994">
      <w:pPr>
        <w:shd w:val="clear" w:color="auto" w:fill="FFFFFF"/>
        <w:spacing w:after="450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noProof/>
          <w:color w:val="333333"/>
          <w:lang w:eastAsia="es-ES"/>
        </w:rPr>
        <w:drawing>
          <wp:inline distT="0" distB="0" distL="0" distR="0">
            <wp:extent cx="6299835" cy="2222716"/>
            <wp:effectExtent l="19050" t="0" r="5715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hd w:val="clear" w:color="auto" w:fill="FFFFFF"/>
        <w:spacing w:after="450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 xml:space="preserve">Para tener conexión con nuestro </w:t>
      </w:r>
      <w:proofErr w:type="spellStart"/>
      <w:r w:rsidRPr="00700994">
        <w:rPr>
          <w:rFonts w:ascii="Arial" w:eastAsia="Times New Roman" w:hAnsi="Arial" w:cs="Arial"/>
          <w:color w:val="333333"/>
          <w:lang w:eastAsia="es-ES"/>
        </w:rPr>
        <w:t>Hyper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>-V Server,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añadimos esta regla al firewall</w:t>
      </w:r>
      <w:r w:rsidR="00700994">
        <w:rPr>
          <w:rFonts w:ascii="Arial" w:eastAsia="Times New Roman" w:hAnsi="Arial" w:cs="Arial"/>
          <w:b/>
          <w:bCs/>
          <w:color w:val="333333"/>
          <w:lang w:eastAsia="es-ES"/>
        </w:rPr>
        <w:t xml:space="preserve"> </w:t>
      </w:r>
      <w:r w:rsidRPr="00700994">
        <w:rPr>
          <w:rFonts w:ascii="Arial" w:eastAsia="Times New Roman" w:hAnsi="Arial" w:cs="Arial"/>
          <w:color w:val="333333"/>
          <w:lang w:eastAsia="es-ES"/>
        </w:rPr>
        <w:t>desde su consola, es una regla un poco drástica pero evitaremos problemas para nuestro propósito. El comando deberá de ser introducido desde la </w:t>
      </w:r>
      <w:proofErr w:type="spellStart"/>
      <w:r w:rsidRPr="00700994">
        <w:rPr>
          <w:rFonts w:ascii="Arial" w:eastAsia="Times New Roman" w:hAnsi="Arial" w:cs="Arial"/>
          <w:i/>
          <w:iCs/>
          <w:color w:val="333333"/>
          <w:lang w:eastAsia="es-ES"/>
        </w:rPr>
        <w:t>powershell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>:</w:t>
      </w:r>
    </w:p>
    <w:p w:rsidR="009108F9" w:rsidRPr="00700994" w:rsidRDefault="009108F9" w:rsidP="00700994">
      <w:pPr>
        <w:wordWrap w:val="0"/>
        <w:spacing w:after="0"/>
        <w:rPr>
          <w:rFonts w:ascii="Arial" w:eastAsia="Times New Roman" w:hAnsi="Arial" w:cs="Arial"/>
          <w:lang w:eastAsia="es-ES"/>
        </w:rPr>
      </w:pPr>
      <w:r w:rsidRPr="00700994">
        <w:rPr>
          <w:rFonts w:ascii="Arial" w:eastAsia="Times New Roman" w:hAnsi="Arial" w:cs="Arial"/>
          <w:lang w:eastAsia="es-ES"/>
        </w:rPr>
        <w:t xml:space="preserve">&gt; </w:t>
      </w:r>
      <w:proofErr w:type="spellStart"/>
      <w:proofErr w:type="gramStart"/>
      <w:r w:rsidRPr="00700994">
        <w:rPr>
          <w:rFonts w:ascii="Arial" w:eastAsia="Times New Roman" w:hAnsi="Arial" w:cs="Arial"/>
          <w:lang w:eastAsia="es-ES"/>
        </w:rPr>
        <w:t>powershell</w:t>
      </w:r>
      <w:proofErr w:type="spellEnd"/>
      <w:proofErr w:type="gramEnd"/>
    </w:p>
    <w:p w:rsidR="009108F9" w:rsidRDefault="009108F9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lang w:eastAsia="es-ES"/>
        </w:rPr>
      </w:pPr>
      <w:r w:rsidRPr="00700994">
        <w:rPr>
          <w:rFonts w:ascii="Arial" w:eastAsia="Times New Roman" w:hAnsi="Arial" w:cs="Arial"/>
          <w:lang w:eastAsia="es-ES"/>
        </w:rPr>
        <w:t xml:space="preserve">PS&gt; </w:t>
      </w:r>
      <w:proofErr w:type="spellStart"/>
      <w:r w:rsidRPr="00700994">
        <w:rPr>
          <w:rFonts w:ascii="Arial" w:eastAsia="Times New Roman" w:hAnsi="Arial" w:cs="Arial"/>
          <w:lang w:eastAsia="es-ES"/>
        </w:rPr>
        <w:t>Enable-NetFirewallRule</w:t>
      </w:r>
      <w:proofErr w:type="spellEnd"/>
      <w:r w:rsidRPr="00700994">
        <w:rPr>
          <w:rFonts w:ascii="Arial" w:eastAsia="Times New Roman" w:hAnsi="Arial" w:cs="Arial"/>
          <w:lang w:eastAsia="es-ES"/>
        </w:rPr>
        <w:t xml:space="preserve"> -</w:t>
      </w:r>
      <w:proofErr w:type="spellStart"/>
      <w:r w:rsidRPr="00700994">
        <w:rPr>
          <w:rFonts w:ascii="Arial" w:eastAsia="Times New Roman" w:hAnsi="Arial" w:cs="Arial"/>
          <w:lang w:eastAsia="es-ES"/>
        </w:rPr>
        <w:t>DisplayGroup</w:t>
      </w:r>
      <w:proofErr w:type="spellEnd"/>
      <w:r w:rsidRPr="00700994">
        <w:rPr>
          <w:rFonts w:ascii="Arial" w:eastAsia="Times New Roman" w:hAnsi="Arial" w:cs="Arial"/>
          <w:lang w:eastAsia="es-ES"/>
        </w:rPr>
        <w:t xml:space="preserve"> "*"</w:t>
      </w:r>
    </w:p>
    <w:p w:rsidR="006E791D" w:rsidRDefault="006E791D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noProof/>
          <w:lang w:eastAsia="es-ES"/>
        </w:rPr>
        <w:drawing>
          <wp:inline distT="0" distB="0" distL="0" distR="0">
            <wp:extent cx="5716905" cy="494030"/>
            <wp:effectExtent l="19050" t="0" r="0" b="0"/>
            <wp:docPr id="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lang w:eastAsia="es-ES"/>
        </w:rPr>
      </w:pPr>
      <w:r>
        <w:t>Para el uso en laboratorio, no uso el firewall de Windows, y este comando (en la pantalla de línea de comandos) deshabilitará todas las configuraciones del firewall de Windows así como la forma en que aparece un comando exitoso:</w:t>
      </w:r>
      <w:r>
        <w:br/>
      </w:r>
      <w:proofErr w:type="spellStart"/>
      <w:r>
        <w:rPr>
          <w:rStyle w:val="Textoennegrita"/>
        </w:rPr>
        <w:t>netsh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advfirewall</w:t>
      </w:r>
      <w:proofErr w:type="spellEnd"/>
      <w:r>
        <w:rPr>
          <w:rStyle w:val="Textoennegrita"/>
        </w:rPr>
        <w:t xml:space="preserve"> set </w:t>
      </w:r>
      <w:proofErr w:type="spellStart"/>
      <w:r>
        <w:rPr>
          <w:rStyle w:val="Textoennegrita"/>
        </w:rPr>
        <w:t>allprofiles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state</w:t>
      </w:r>
      <w:proofErr w:type="spellEnd"/>
      <w:r>
        <w:rPr>
          <w:rStyle w:val="Textoennegrita"/>
        </w:rPr>
        <w:t xml:space="preserve"> off</w:t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Habilitar el rol y características de </w:t>
      </w:r>
      <w:proofErr w:type="spellStart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Hyper</w:t>
      </w:r>
      <w:proofErr w:type="spellEnd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-V necesarias para poder alojar las máquinas virtuales. Salir a la consola de sistema (14) y ejecutar la consola de </w:t>
      </w:r>
      <w:proofErr w:type="spellStart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Powershell</w:t>
      </w:r>
      <w:proofErr w:type="spellEnd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 con el comando:</w:t>
      </w:r>
    </w:p>
    <w:p w:rsidR="001A5774" w:rsidRPr="001A5774" w:rsidRDefault="001A5774" w:rsidP="001A5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1A5774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powershell</w:t>
      </w:r>
      <w:proofErr w:type="spellEnd"/>
      <w:proofErr w:type="gramEnd"/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Revisar los roles y características que dispone el sistema operativo con el comando:</w:t>
      </w:r>
    </w:p>
    <w:p w:rsidR="001A5774" w:rsidRPr="001A5774" w:rsidRDefault="001A5774" w:rsidP="001A5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1A5774">
        <w:rPr>
          <w:rFonts w:ascii="Courier New" w:eastAsia="Times New Roman" w:hAnsi="Courier New" w:cs="Courier New"/>
          <w:sz w:val="20"/>
          <w:szCs w:val="20"/>
          <w:lang w:eastAsia="es-ES"/>
        </w:rPr>
        <w:t>get-windowsfeature</w:t>
      </w:r>
      <w:proofErr w:type="spellEnd"/>
      <w:proofErr w:type="gramEnd"/>
    </w:p>
    <w:p w:rsidR="001A5774" w:rsidRDefault="001A5774" w:rsidP="001A5774">
      <w:pPr>
        <w:pStyle w:val="NormalWeb"/>
      </w:pPr>
      <w:r>
        <w:t xml:space="preserve">En la edición Microsoft Windows Server </w:t>
      </w:r>
      <w:proofErr w:type="spellStart"/>
      <w:r>
        <w:t>Hyper</w:t>
      </w:r>
      <w:proofErr w:type="spellEnd"/>
      <w:r>
        <w:t xml:space="preserve">-V, el rol de </w:t>
      </w:r>
      <w:proofErr w:type="spellStart"/>
      <w:r>
        <w:t>virtualización</w:t>
      </w:r>
      <w:proofErr w:type="spellEnd"/>
      <w:r>
        <w:t xml:space="preserve"> (</w:t>
      </w:r>
      <w:proofErr w:type="spellStart"/>
      <w:r>
        <w:t>Hyper</w:t>
      </w:r>
      <w:proofErr w:type="spellEnd"/>
      <w:r>
        <w:t xml:space="preserve">-V) ya está habilitado por defecto, pero no es el caso del módulo de </w:t>
      </w:r>
      <w:proofErr w:type="spellStart"/>
      <w:r>
        <w:t>PowerShell</w:t>
      </w:r>
      <w:proofErr w:type="spellEnd"/>
      <w:r>
        <w:t xml:space="preserve"> para poder administrar el </w:t>
      </w:r>
      <w:proofErr w:type="spellStart"/>
      <w:r>
        <w:t>Hyper</w:t>
      </w:r>
      <w:proofErr w:type="spellEnd"/>
      <w:r>
        <w:t>-V (por si las moscas) o la característica de clúster de alta disponibilidad. Para habilitarlas, ejecutar:</w:t>
      </w:r>
    </w:p>
    <w:p w:rsidR="001A5774" w:rsidRDefault="001A5774" w:rsidP="001A5774">
      <w:pPr>
        <w:pStyle w:val="NormalWeb"/>
      </w:pPr>
      <w:r>
        <w:t xml:space="preserve">Herramientas de administración </w:t>
      </w:r>
      <w:proofErr w:type="spellStart"/>
      <w:r>
        <w:t>PowerShell</w:t>
      </w:r>
      <w:proofErr w:type="spellEnd"/>
      <w:r>
        <w:t xml:space="preserve"> de </w:t>
      </w:r>
      <w:proofErr w:type="spellStart"/>
      <w:r>
        <w:t>Hyper</w:t>
      </w:r>
      <w:proofErr w:type="spellEnd"/>
      <w:r>
        <w:t>-V:</w:t>
      </w:r>
    </w:p>
    <w:p w:rsidR="001A5774" w:rsidRDefault="001A5774" w:rsidP="001A5774">
      <w:pPr>
        <w:pStyle w:val="HTMLconformatoprevio"/>
      </w:pPr>
      <w:proofErr w:type="spellStart"/>
      <w:proofErr w:type="gramStart"/>
      <w:r>
        <w:t>install-windowsfeature</w:t>
      </w:r>
      <w:proofErr w:type="spellEnd"/>
      <w:proofErr w:type="gramEnd"/>
      <w:r>
        <w:t xml:space="preserve"> </w:t>
      </w:r>
      <w:proofErr w:type="spellStart"/>
      <w:r>
        <w:t>Hyper</w:t>
      </w:r>
      <w:proofErr w:type="spellEnd"/>
      <w:r>
        <w:t>-V-</w:t>
      </w:r>
      <w:proofErr w:type="spellStart"/>
      <w:r>
        <w:t>PowerShell</w:t>
      </w:r>
      <w:proofErr w:type="spellEnd"/>
    </w:p>
    <w:p w:rsidR="002274FE" w:rsidRDefault="002274FE" w:rsidP="001A5774">
      <w:pPr>
        <w:pStyle w:val="HTMLconformatoprevio"/>
      </w:pPr>
      <w:r>
        <w:rPr>
          <w:noProof/>
        </w:rPr>
        <w:drawing>
          <wp:inline distT="0" distB="0" distL="0" distR="0">
            <wp:extent cx="6299835" cy="1014184"/>
            <wp:effectExtent l="19050" t="0" r="5715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1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>Característica de clúster de conmutación por error y las herramientas de administración relacionadas:</w:t>
      </w:r>
    </w:p>
    <w:p w:rsidR="001A5774" w:rsidRDefault="001A5774" w:rsidP="001A5774">
      <w:pPr>
        <w:pStyle w:val="HTMLconformatoprevio"/>
      </w:pPr>
      <w:proofErr w:type="spellStart"/>
      <w:proofErr w:type="gramStart"/>
      <w:r>
        <w:t>install-windowsfeature</w:t>
      </w:r>
      <w:proofErr w:type="spellEnd"/>
      <w:proofErr w:type="gramEnd"/>
      <w:r>
        <w:t xml:space="preserve"> </w:t>
      </w:r>
      <w:proofErr w:type="spellStart"/>
      <w:r>
        <w:t>Failover-Clustering</w:t>
      </w:r>
      <w:proofErr w:type="spellEnd"/>
    </w:p>
    <w:p w:rsidR="001A5774" w:rsidRDefault="001A5774" w:rsidP="001A5774">
      <w:pPr>
        <w:pStyle w:val="HTMLconformatoprevio"/>
      </w:pPr>
      <w:proofErr w:type="spellStart"/>
      <w:proofErr w:type="gramStart"/>
      <w:r>
        <w:t>get-windowsfeature</w:t>
      </w:r>
      <w:proofErr w:type="spellEnd"/>
      <w:proofErr w:type="gramEnd"/>
      <w:r>
        <w:t xml:space="preserve"> RSAT-</w:t>
      </w:r>
      <w:proofErr w:type="spellStart"/>
      <w:r>
        <w:t>Clustering</w:t>
      </w:r>
      <w:proofErr w:type="spellEnd"/>
      <w:r>
        <w:t xml:space="preserve">* | </w:t>
      </w:r>
      <w:proofErr w:type="spellStart"/>
      <w:r>
        <w:t>install-windowsfeature</w:t>
      </w:r>
      <w:proofErr w:type="spellEnd"/>
    </w:p>
    <w:p w:rsidR="00633720" w:rsidRDefault="00633720" w:rsidP="001A5774">
      <w:pPr>
        <w:pStyle w:val="HTMLconformatoprevio"/>
      </w:pPr>
      <w:r>
        <w:rPr>
          <w:noProof/>
        </w:rPr>
        <w:drawing>
          <wp:inline distT="0" distB="0" distL="0" distR="0">
            <wp:extent cx="6299835" cy="2094773"/>
            <wp:effectExtent l="19050" t="0" r="5715" b="0"/>
            <wp:docPr id="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9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>Para volver a acceder a este menú desde la consola de sistema tenéis que ejecutar el comando:</w:t>
      </w:r>
    </w:p>
    <w:p w:rsidR="001A5774" w:rsidRDefault="001A5774" w:rsidP="001A5774">
      <w:pPr>
        <w:pStyle w:val="HTMLconformatoprevio"/>
      </w:pPr>
      <w:proofErr w:type="spellStart"/>
      <w:proofErr w:type="gramStart"/>
      <w:r>
        <w:t>sconfig</w:t>
      </w:r>
      <w:proofErr w:type="spellEnd"/>
      <w:proofErr w:type="gramEnd"/>
    </w:p>
    <w:p w:rsidR="001A5774" w:rsidRDefault="001A5774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</w:p>
    <w:p w:rsidR="001A5774" w:rsidRPr="00700994" w:rsidRDefault="001A5774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</w:p>
    <w:p w:rsidR="009108F9" w:rsidRPr="00700994" w:rsidRDefault="009108F9" w:rsidP="005D3DC6">
      <w:pPr>
        <w:spacing w:line="240" w:lineRule="auto"/>
        <w:ind w:firstLine="708"/>
        <w:rPr>
          <w:rFonts w:ascii="Arial" w:hAnsi="Arial" w:cs="Arial"/>
          <w:b/>
          <w:sz w:val="32"/>
          <w:szCs w:val="32"/>
        </w:rPr>
      </w:pPr>
      <w:r w:rsidRPr="00700994">
        <w:rPr>
          <w:rFonts w:ascii="Arial" w:hAnsi="Arial" w:cs="Arial"/>
          <w:b/>
          <w:sz w:val="32"/>
          <w:szCs w:val="32"/>
        </w:rPr>
        <w:t>El equipo cliente:</w:t>
      </w:r>
    </w:p>
    <w:p w:rsidR="009108F9" w:rsidRPr="00700994" w:rsidRDefault="009108F9" w:rsidP="005D3DC6">
      <w:pPr>
        <w:shd w:val="clear" w:color="auto" w:fill="FFFFFF"/>
        <w:spacing w:before="600" w:after="300" w:line="240" w:lineRule="auto"/>
        <w:outlineLvl w:val="1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Configurar el equipo cliente, un equipo con </w:t>
      </w:r>
      <w:r w:rsidRPr="00700994">
        <w:rPr>
          <w:rFonts w:ascii="Arial" w:eastAsia="Times New Roman" w:hAnsi="Arial" w:cs="Arial"/>
          <w:i/>
          <w:iCs/>
          <w:color w:val="333333"/>
          <w:lang w:eastAsia="es-ES"/>
        </w:rPr>
        <w:t>Windows 8.1 Pro o superior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 xml:space="preserve">Ahora tendremos que ir al host desde el cual nos queremos conectar, nos dirigimos a «Programas y características» desde el panel de control y añadimos el rol de «Herramientas de administración de GUI de </w:t>
      </w:r>
      <w:proofErr w:type="spellStart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Hyper</w:t>
      </w:r>
      <w:proofErr w:type="spellEnd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-V»</w:t>
      </w:r>
    </w:p>
    <w:p w:rsidR="00EC72CB" w:rsidRDefault="001A5774" w:rsidP="00EC72C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Añadir rol cliente </w:t>
      </w:r>
      <w:proofErr w:type="spellStart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Hyper</w:t>
      </w:r>
      <w:proofErr w:type="spellEnd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-V </w:t>
      </w:r>
    </w:p>
    <w:p w:rsidR="00EC72CB" w:rsidRDefault="00EC72CB" w:rsidP="00EC72C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896360" cy="3064510"/>
            <wp:effectExtent l="19050" t="0" r="8890" b="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7E6" w:rsidRDefault="00E607E6" w:rsidP="00EC72C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626735" cy="2092325"/>
            <wp:effectExtent l="19050" t="0" r="0" b="0"/>
            <wp:docPr id="3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Pr="001A5774" w:rsidRDefault="001A5774" w:rsidP="00EC72C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En el cliente tendremos que escribir la siguiente entrada:</w:t>
      </w:r>
    </w:p>
    <w:p w:rsidR="001A5774" w:rsidRDefault="001A5774" w:rsidP="001A577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lang w:eastAsia="es-ES"/>
        </w:rPr>
      </w:pPr>
      <w:r w:rsidRPr="001A5774">
        <w:rPr>
          <w:rFonts w:ascii="Courier New" w:eastAsia="Times New Roman" w:hAnsi="Courier New" w:cs="Courier New"/>
          <w:sz w:val="20"/>
          <w:lang w:eastAsia="es-ES"/>
        </w:rPr>
        <w:t xml:space="preserve">PS C:\Users\Administrator&gt;start-service </w:t>
      </w:r>
      <w:proofErr w:type="spellStart"/>
      <w:r w:rsidRPr="001A5774">
        <w:rPr>
          <w:rFonts w:ascii="Courier New" w:eastAsia="Times New Roman" w:hAnsi="Courier New" w:cs="Courier New"/>
          <w:sz w:val="20"/>
          <w:lang w:eastAsia="es-ES"/>
        </w:rPr>
        <w:t>winrm</w:t>
      </w:r>
      <w:proofErr w:type="spellEnd"/>
      <w:r w:rsidRPr="001A5774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r w:rsidRPr="001A5774">
        <w:rPr>
          <w:rFonts w:ascii="Courier New" w:eastAsia="Times New Roman" w:hAnsi="Courier New" w:cs="Courier New"/>
          <w:sz w:val="20"/>
          <w:lang w:eastAsia="es-ES"/>
        </w:rPr>
        <w:t xml:space="preserve">PS C:\Users\Administrator&gt;Enable-WSManCredSSP -Role </w:t>
      </w:r>
      <w:proofErr w:type="spellStart"/>
      <w:r w:rsidRPr="001A5774">
        <w:rPr>
          <w:rFonts w:ascii="Courier New" w:eastAsia="Times New Roman" w:hAnsi="Courier New" w:cs="Courier New"/>
          <w:sz w:val="20"/>
          <w:lang w:eastAsia="es-ES"/>
        </w:rPr>
        <w:t>client</w:t>
      </w:r>
      <w:proofErr w:type="spellEnd"/>
      <w:r w:rsidRPr="001A5774">
        <w:rPr>
          <w:rFonts w:ascii="Courier New" w:eastAsia="Times New Roman" w:hAnsi="Courier New" w:cs="Courier New"/>
          <w:sz w:val="20"/>
          <w:lang w:eastAsia="es-ES"/>
        </w:rPr>
        <w:t xml:space="preserve"> -</w:t>
      </w:r>
      <w:proofErr w:type="spellStart"/>
      <w:r w:rsidRPr="001A5774">
        <w:rPr>
          <w:rFonts w:ascii="Courier New" w:eastAsia="Times New Roman" w:hAnsi="Courier New" w:cs="Courier New"/>
          <w:sz w:val="20"/>
          <w:lang w:eastAsia="es-ES"/>
        </w:rPr>
        <w:t>DelegateComputer</w:t>
      </w:r>
      <w:proofErr w:type="spellEnd"/>
      <w:r w:rsidRPr="001A5774">
        <w:rPr>
          <w:rFonts w:ascii="Courier New" w:eastAsia="Times New Roman" w:hAnsi="Courier New" w:cs="Courier New"/>
          <w:sz w:val="20"/>
          <w:lang w:eastAsia="es-ES"/>
        </w:rPr>
        <w:t xml:space="preserve"> *</w:t>
      </w:r>
      <w:r w:rsidRPr="001A5774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r w:rsidRPr="001A5774">
        <w:rPr>
          <w:rFonts w:ascii="Courier New" w:eastAsia="Times New Roman" w:hAnsi="Courier New" w:cs="Courier New"/>
          <w:sz w:val="20"/>
          <w:lang w:eastAsia="es-ES"/>
        </w:rPr>
        <w:t xml:space="preserve">PS C:\Users\Administrator&gt;stop-service </w:t>
      </w:r>
      <w:proofErr w:type="spellStart"/>
      <w:r w:rsidRPr="001A5774">
        <w:rPr>
          <w:rFonts w:ascii="Courier New" w:eastAsia="Times New Roman" w:hAnsi="Courier New" w:cs="Courier New"/>
          <w:sz w:val="20"/>
          <w:lang w:eastAsia="es-ES"/>
        </w:rPr>
        <w:t>winrm</w:t>
      </w:r>
      <w:proofErr w:type="spellEnd"/>
    </w:p>
    <w:p w:rsidR="0065047F" w:rsidRPr="001A5774" w:rsidRDefault="0065047F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708650" cy="4777740"/>
            <wp:effectExtent l="19050" t="0" r="6350" b="0"/>
            <wp:docPr id="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77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Luego accedemos a gpedit.msc</w:t>
      </w:r>
    </w:p>
    <w:p w:rsid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Configuración del equipo/Plantillas administrativas/Sistema/Delegación de credenciales/Permitir la delegación de credenciales nuevas con autentificación solo NTLM de servidor</w:t>
      </w:r>
    </w:p>
    <w:p w:rsidR="00563B92" w:rsidRPr="001A5774" w:rsidRDefault="00563B92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64626" cy="3415462"/>
            <wp:effectExtent l="19050" t="0" r="2574" b="0"/>
            <wp:docPr id="4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97" cy="341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>La habilitamos y en la entrada de agregar servidor ponemos lo siguiente: «WSMAN/*»</w:t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 xml:space="preserve">Una vez hecho esto ya podremos acceder a través del administrador </w:t>
      </w:r>
      <w:proofErr w:type="spellStart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Hyper</w:t>
      </w:r>
      <w:proofErr w:type="spellEnd"/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-V remoto</w:t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623130" cy="3495675"/>
            <wp:effectExtent l="19050" t="0" r="6020" b="0"/>
            <wp:docPr id="20" name="Imagen 20" descr="Hyper-V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yper-V imagen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3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Pr="001A5774" w:rsidRDefault="001A5774" w:rsidP="001A577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A5774">
        <w:rPr>
          <w:rFonts w:ascii="Times New Roman" w:eastAsia="Times New Roman" w:hAnsi="Times New Roman"/>
          <w:sz w:val="24"/>
          <w:szCs w:val="24"/>
          <w:lang w:eastAsia="es-ES"/>
        </w:rPr>
        <w:t> </w:t>
      </w:r>
    </w:p>
    <w:p w:rsidR="009108F9" w:rsidRDefault="009108F9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Lo primero será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habilitar</w:t>
      </w:r>
      <w:r w:rsidRPr="00700994">
        <w:rPr>
          <w:rFonts w:ascii="Arial" w:eastAsia="Times New Roman" w:hAnsi="Arial" w:cs="Arial"/>
          <w:color w:val="333333"/>
          <w:lang w:eastAsia="es-ES"/>
        </w:rPr>
        <w:t> en las características de Windows la opción,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 xml:space="preserve">Herramientas de administración de </w:t>
      </w:r>
      <w:proofErr w:type="spellStart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Hyper</w:t>
      </w:r>
      <w:proofErr w:type="spellEnd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-V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  <w:r w:rsidR="0007409D">
        <w:rPr>
          <w:rFonts w:ascii="Arial" w:eastAsia="Times New Roman" w:hAnsi="Arial" w:cs="Arial"/>
          <w:color w:val="333333"/>
          <w:lang w:eastAsia="es-ES"/>
        </w:rPr>
        <w:t xml:space="preserve"> (</w:t>
      </w:r>
      <w:proofErr w:type="spellStart"/>
      <w:proofErr w:type="gramStart"/>
      <w:r w:rsidR="0007409D">
        <w:rPr>
          <w:rFonts w:ascii="Arial" w:eastAsia="Times New Roman" w:hAnsi="Arial" w:cs="Arial"/>
          <w:color w:val="333333"/>
          <w:lang w:eastAsia="es-ES"/>
        </w:rPr>
        <w:t>cmd</w:t>
      </w:r>
      <w:proofErr w:type="spellEnd"/>
      <w:proofErr w:type="gramEnd"/>
      <w:r w:rsidR="0007409D">
        <w:rPr>
          <w:rFonts w:ascii="Arial" w:eastAsia="Times New Roman" w:hAnsi="Arial" w:cs="Arial"/>
          <w:color w:val="333333"/>
          <w:lang w:eastAsia="es-ES"/>
        </w:rPr>
        <w:t xml:space="preserve"> escribir appwiz.cpl o desde Panel de control&gt;Activar…)</w:t>
      </w:r>
    </w:p>
    <w:p w:rsidR="002B1FE2" w:rsidRPr="00700994" w:rsidRDefault="002B1FE2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noProof/>
          <w:color w:val="333333"/>
          <w:lang w:eastAsia="es-ES"/>
        </w:rPr>
        <w:drawing>
          <wp:inline distT="0" distB="0" distL="0" distR="0">
            <wp:extent cx="3334611" cy="2943225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11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after="0" w:line="360" w:lineRule="auto"/>
        <w:rPr>
          <w:rFonts w:ascii="Arial" w:eastAsia="Times New Roman" w:hAnsi="Arial" w:cs="Arial"/>
          <w:lang w:eastAsia="es-ES"/>
        </w:rPr>
      </w:pPr>
      <w:r w:rsidRPr="00700994">
        <w:rPr>
          <w:rFonts w:ascii="Arial" w:eastAsia="Times New Roman" w:hAnsi="Arial" w:cs="Arial"/>
          <w:noProof/>
          <w:color w:val="198E73"/>
          <w:lang w:eastAsia="es-ES"/>
        </w:rPr>
        <w:lastRenderedPageBreak/>
        <w:drawing>
          <wp:inline distT="0" distB="0" distL="0" distR="0">
            <wp:extent cx="2640177" cy="2324100"/>
            <wp:effectExtent l="19050" t="0" r="7773" b="0"/>
            <wp:docPr id="26" name="Imagen 2" descr="Activar herramientas de administración de Hyper-V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ar herramientas de administración de Hyper-V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77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after="0" w:line="360" w:lineRule="auto"/>
        <w:rPr>
          <w:rFonts w:ascii="Arial" w:eastAsia="Times New Roman" w:hAnsi="Arial" w:cs="Arial"/>
          <w:lang w:eastAsia="es-ES"/>
        </w:rPr>
      </w:pPr>
      <w:r w:rsidRPr="00700994">
        <w:rPr>
          <w:rFonts w:ascii="Arial" w:eastAsia="Times New Roman" w:hAnsi="Arial" w:cs="Arial"/>
          <w:lang w:eastAsia="es-ES"/>
        </w:rPr>
        <w:t xml:space="preserve">Activar herramientas de administración de </w:t>
      </w:r>
      <w:proofErr w:type="spellStart"/>
      <w:r w:rsidRPr="00700994">
        <w:rPr>
          <w:rFonts w:ascii="Arial" w:eastAsia="Times New Roman" w:hAnsi="Arial" w:cs="Arial"/>
          <w:lang w:eastAsia="es-ES"/>
        </w:rPr>
        <w:t>Hyper</w:t>
      </w:r>
      <w:proofErr w:type="spellEnd"/>
      <w:r w:rsidRPr="00700994">
        <w:rPr>
          <w:rFonts w:ascii="Arial" w:eastAsia="Times New Roman" w:hAnsi="Arial" w:cs="Arial"/>
          <w:lang w:eastAsia="es-ES"/>
        </w:rPr>
        <w:t>-V desde las características de Windows</w:t>
      </w:r>
    </w:p>
    <w:p w:rsidR="009108F9" w:rsidRPr="00700994" w:rsidRDefault="009108F9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Después nos vamos a la pestaña del buscador de Windows e introducimos </w:t>
      </w:r>
      <w:proofErr w:type="spellStart"/>
      <w:r w:rsidRPr="00700994">
        <w:rPr>
          <w:rFonts w:ascii="Arial" w:eastAsia="Times New Roman" w:hAnsi="Arial" w:cs="Arial"/>
          <w:i/>
          <w:iCs/>
          <w:color w:val="333333"/>
          <w:lang w:eastAsia="es-ES"/>
        </w:rPr>
        <w:t>dcomcnfg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>.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Abrimos como administrador</w:t>
      </w:r>
      <w:r w:rsidRPr="00700994">
        <w:rPr>
          <w:rFonts w:ascii="Arial" w:eastAsia="Times New Roman" w:hAnsi="Arial" w:cs="Arial"/>
          <w:color w:val="333333"/>
          <w:lang w:eastAsia="es-ES"/>
        </w:rPr>
        <w:t> y nos aparecerá la pantalla de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servicio de componentes</w:t>
      </w:r>
      <w:r w:rsidRPr="00700994">
        <w:rPr>
          <w:rFonts w:ascii="Arial" w:eastAsia="Times New Roman" w:hAnsi="Arial" w:cs="Arial"/>
          <w:color w:val="333333"/>
          <w:lang w:eastAsia="es-ES"/>
        </w:rPr>
        <w:t>.  Sobre nuestro equipo,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seleccionamos la opción de propiedades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</w:p>
    <w:p w:rsidR="009108F9" w:rsidRDefault="009108F9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>Una vez seleccionada la opción, en la siguiente pantalla seleccionamos la pestaña de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Seguridad COM</w:t>
      </w:r>
      <w:r w:rsidRPr="00700994">
        <w:rPr>
          <w:rFonts w:ascii="Arial" w:eastAsia="Times New Roman" w:hAnsi="Arial" w:cs="Arial"/>
          <w:color w:val="333333"/>
          <w:lang w:eastAsia="es-ES"/>
        </w:rPr>
        <w:t> y pulsamos en la opción de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 xml:space="preserve">Editar </w:t>
      </w:r>
      <w:proofErr w:type="spellStart"/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límites</w:t>
      </w:r>
      <w:r w:rsidRPr="00700994">
        <w:rPr>
          <w:rFonts w:ascii="Arial" w:eastAsia="Times New Roman" w:hAnsi="Arial" w:cs="Arial"/>
          <w:color w:val="333333"/>
          <w:lang w:eastAsia="es-ES"/>
        </w:rPr>
        <w:t>.Seleccionamos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 xml:space="preserve"> ANONYMOUS LOGON y </w:t>
      </w:r>
      <w:r w:rsidRPr="00700994">
        <w:rPr>
          <w:rFonts w:ascii="Arial" w:eastAsia="Times New Roman" w:hAnsi="Arial" w:cs="Arial"/>
          <w:b/>
          <w:bCs/>
          <w:color w:val="333333"/>
          <w:lang w:eastAsia="es-ES"/>
        </w:rPr>
        <w:t>habilitamos la opción de acceso remoto</w:t>
      </w:r>
      <w:r w:rsidRPr="00700994">
        <w:rPr>
          <w:rFonts w:ascii="Arial" w:eastAsia="Times New Roman" w:hAnsi="Arial" w:cs="Arial"/>
          <w:color w:val="333333"/>
          <w:lang w:eastAsia="es-ES"/>
        </w:rPr>
        <w:t>.</w:t>
      </w:r>
    </w:p>
    <w:p w:rsidR="00E31C2D" w:rsidRPr="00700994" w:rsidRDefault="00E31C2D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noProof/>
          <w:color w:val="333333"/>
          <w:lang w:eastAsia="es-ES"/>
        </w:rPr>
        <w:drawing>
          <wp:inline distT="0" distB="0" distL="0" distR="0">
            <wp:extent cx="6293485" cy="3698875"/>
            <wp:effectExtent l="19050" t="0" r="0" b="0"/>
            <wp:docPr id="4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after="0" w:line="360" w:lineRule="auto"/>
        <w:rPr>
          <w:rFonts w:ascii="Arial" w:eastAsia="Times New Roman" w:hAnsi="Arial" w:cs="Arial"/>
          <w:lang w:eastAsia="es-ES"/>
        </w:rPr>
      </w:pPr>
    </w:p>
    <w:p w:rsidR="009108F9" w:rsidRPr="00700994" w:rsidRDefault="009108F9" w:rsidP="00700994">
      <w:pPr>
        <w:spacing w:after="0" w:line="360" w:lineRule="auto"/>
        <w:rPr>
          <w:rFonts w:ascii="Arial" w:eastAsia="Times New Roman" w:hAnsi="Arial" w:cs="Arial"/>
          <w:lang w:eastAsia="es-ES"/>
        </w:rPr>
      </w:pPr>
      <w:r w:rsidRPr="00700994">
        <w:rPr>
          <w:rFonts w:ascii="Arial" w:eastAsia="Times New Roman" w:hAnsi="Arial" w:cs="Arial"/>
          <w:lang w:eastAsia="es-ES"/>
        </w:rPr>
        <w:t>Habilitar permisos de acceso remoto a ANONYMOUS LOGON</w:t>
      </w:r>
    </w:p>
    <w:p w:rsidR="009108F9" w:rsidRPr="00700994" w:rsidRDefault="009108F9" w:rsidP="00700994">
      <w:pPr>
        <w:spacing w:line="360" w:lineRule="auto"/>
        <w:ind w:firstLine="708"/>
        <w:rPr>
          <w:rFonts w:ascii="Arial" w:hAnsi="Arial" w:cs="Arial"/>
        </w:rPr>
      </w:pPr>
    </w:p>
    <w:p w:rsidR="009108F9" w:rsidRPr="00700994" w:rsidRDefault="009108F9" w:rsidP="00700994">
      <w:pPr>
        <w:spacing w:line="360" w:lineRule="auto"/>
        <w:ind w:firstLine="708"/>
        <w:rPr>
          <w:rFonts w:ascii="Arial" w:hAnsi="Arial" w:cs="Arial"/>
        </w:rPr>
      </w:pPr>
      <w:r w:rsidRPr="00700994">
        <w:rPr>
          <w:rFonts w:ascii="Arial" w:hAnsi="Arial" w:cs="Arial"/>
        </w:rPr>
        <w:t>Vamos a cambiarlo a prívate, ejecutamos PS como Administrador:</w:t>
      </w:r>
    </w:p>
    <w:p w:rsidR="009108F9" w:rsidRPr="00700994" w:rsidRDefault="00373559" w:rsidP="00700994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642610" cy="3846830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8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spacing w:line="360" w:lineRule="auto"/>
        <w:ind w:firstLine="708"/>
        <w:rPr>
          <w:rFonts w:ascii="Arial" w:hAnsi="Arial" w:cs="Arial"/>
        </w:rPr>
      </w:pP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>Debemos configurar “</w:t>
      </w:r>
      <w:proofErr w:type="spellStart"/>
      <w:r w:rsidRPr="00700994">
        <w:rPr>
          <w:rFonts w:ascii="Arial" w:hAnsi="Arial" w:cs="Arial"/>
          <w:sz w:val="22"/>
          <w:szCs w:val="22"/>
        </w:rPr>
        <w:t>Remote</w:t>
      </w:r>
      <w:proofErr w:type="spellEnd"/>
      <w:r w:rsidRPr="00700994">
        <w:rPr>
          <w:rFonts w:ascii="Arial" w:hAnsi="Arial" w:cs="Arial"/>
          <w:sz w:val="22"/>
          <w:szCs w:val="22"/>
        </w:rPr>
        <w:t xml:space="preserve"> Management” con el conocido WINRM QUICKCONFIG y aceptando las advertencias</w:t>
      </w:r>
    </w:p>
    <w:p w:rsidR="009108F9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333625" cy="3009900"/>
            <wp:effectExtent l="19050" t="0" r="9525" b="0"/>
            <wp:docPr id="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2390" b="10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0E" w:rsidRPr="00700994" w:rsidRDefault="0083040E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06770" cy="2150110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 xml:space="preserve">Aunque no estoy si realmente es estrictamente necesario, editaré el archivo HOSTS, y agregaré la entrada correspondiente al </w:t>
      </w:r>
      <w:proofErr w:type="spellStart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>-V Server (HVS)</w:t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</w:p>
    <w:p w:rsidR="009108F9" w:rsidRPr="00700994" w:rsidRDefault="00865F4B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 xml:space="preserve"> </w:t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</w:p>
    <w:p w:rsidR="00700994" w:rsidRPr="00700994" w:rsidRDefault="009108F9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hAnsi="Arial" w:cs="Arial"/>
        </w:rPr>
        <w:t>Y luego debemos agregarlo como “</w:t>
      </w:r>
      <w:proofErr w:type="spellStart"/>
      <w:r w:rsidRPr="00700994">
        <w:rPr>
          <w:rFonts w:ascii="Arial" w:hAnsi="Arial" w:cs="Arial"/>
        </w:rPr>
        <w:t>Trusted</w:t>
      </w:r>
      <w:proofErr w:type="spellEnd"/>
      <w:r w:rsidRPr="00700994">
        <w:rPr>
          <w:rFonts w:ascii="Arial" w:hAnsi="Arial" w:cs="Arial"/>
        </w:rPr>
        <w:t xml:space="preserve"> Host”</w:t>
      </w:r>
      <w:r w:rsidR="00700994" w:rsidRPr="00700994">
        <w:rPr>
          <w:rFonts w:ascii="Arial" w:hAnsi="Arial" w:cs="Arial"/>
        </w:rPr>
        <w:t xml:space="preserve">, para ello </w:t>
      </w:r>
      <w:r w:rsidR="00700994" w:rsidRPr="00700994">
        <w:rPr>
          <w:rFonts w:ascii="Arial" w:eastAsia="Times New Roman" w:hAnsi="Arial" w:cs="Arial"/>
          <w:color w:val="333333"/>
          <w:lang w:eastAsia="es-ES"/>
        </w:rPr>
        <w:t>vamos a </w:t>
      </w:r>
      <w:r w:rsidR="00700994" w:rsidRPr="00700994">
        <w:rPr>
          <w:rFonts w:ascii="Arial" w:hAnsi="Arial" w:cs="Arial"/>
        </w:rPr>
        <w:t>ejecutar una consola con permisos de administrador </w:t>
      </w:r>
      <w:r w:rsidR="00700994" w:rsidRPr="00700994">
        <w:rPr>
          <w:rFonts w:ascii="Arial" w:eastAsia="Times New Roman" w:hAnsi="Arial" w:cs="Arial"/>
          <w:color w:val="333333"/>
          <w:lang w:eastAsia="es-ES"/>
        </w:rPr>
        <w:t>y ejecutar el siguiente comando:</w:t>
      </w:r>
    </w:p>
    <w:p w:rsidR="00700994" w:rsidRPr="00700994" w:rsidRDefault="00700994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proofErr w:type="gramStart"/>
      <w:r w:rsidRPr="00700994">
        <w:rPr>
          <w:rFonts w:ascii="Arial" w:eastAsia="Times New Roman" w:hAnsi="Arial" w:cs="Arial"/>
          <w:lang w:eastAsia="es-ES"/>
        </w:rPr>
        <w:t>winrm</w:t>
      </w:r>
      <w:proofErr w:type="spellEnd"/>
      <w:proofErr w:type="gramEnd"/>
      <w:r w:rsidRPr="00700994">
        <w:rPr>
          <w:rFonts w:ascii="Arial" w:eastAsia="Times New Roman" w:hAnsi="Arial" w:cs="Arial"/>
          <w:lang w:eastAsia="es-ES"/>
        </w:rPr>
        <w:t xml:space="preserve"> set </w:t>
      </w:r>
      <w:proofErr w:type="spellStart"/>
      <w:r w:rsidRPr="00700994">
        <w:rPr>
          <w:rFonts w:ascii="Arial" w:eastAsia="Times New Roman" w:hAnsi="Arial" w:cs="Arial"/>
          <w:lang w:eastAsia="es-ES"/>
        </w:rPr>
        <w:t>winrm</w:t>
      </w:r>
      <w:proofErr w:type="spellEnd"/>
      <w:r w:rsidRPr="00700994">
        <w:rPr>
          <w:rFonts w:ascii="Arial" w:eastAsia="Times New Roman" w:hAnsi="Arial" w:cs="Arial"/>
          <w:lang w:eastAsia="es-ES"/>
        </w:rPr>
        <w:t>/</w:t>
      </w:r>
      <w:proofErr w:type="spellStart"/>
      <w:r w:rsidRPr="00700994">
        <w:rPr>
          <w:rFonts w:ascii="Arial" w:eastAsia="Times New Roman" w:hAnsi="Arial" w:cs="Arial"/>
          <w:lang w:eastAsia="es-ES"/>
        </w:rPr>
        <w:t>config</w:t>
      </w:r>
      <w:proofErr w:type="spellEnd"/>
      <w:r w:rsidRPr="00700994">
        <w:rPr>
          <w:rFonts w:ascii="Arial" w:eastAsia="Times New Roman" w:hAnsi="Arial" w:cs="Arial"/>
          <w:lang w:eastAsia="es-ES"/>
        </w:rPr>
        <w:t>/</w:t>
      </w:r>
      <w:proofErr w:type="spellStart"/>
      <w:r w:rsidRPr="00700994">
        <w:rPr>
          <w:rFonts w:ascii="Arial" w:eastAsia="Times New Roman" w:hAnsi="Arial" w:cs="Arial"/>
          <w:lang w:eastAsia="es-ES"/>
        </w:rPr>
        <w:t>client</w:t>
      </w:r>
      <w:proofErr w:type="spellEnd"/>
      <w:r w:rsidRPr="00700994">
        <w:rPr>
          <w:rFonts w:ascii="Arial" w:eastAsia="Times New Roman" w:hAnsi="Arial" w:cs="Arial"/>
          <w:lang w:eastAsia="es-ES"/>
        </w:rPr>
        <w:t xml:space="preserve"> @{</w:t>
      </w:r>
      <w:proofErr w:type="spellStart"/>
      <w:r w:rsidRPr="00700994">
        <w:rPr>
          <w:rFonts w:ascii="Arial" w:eastAsia="Times New Roman" w:hAnsi="Arial" w:cs="Arial"/>
          <w:lang w:eastAsia="es-ES"/>
        </w:rPr>
        <w:t>TrustedHosts</w:t>
      </w:r>
      <w:proofErr w:type="spellEnd"/>
      <w:r w:rsidRPr="00700994">
        <w:rPr>
          <w:rFonts w:ascii="Arial" w:eastAsia="Times New Roman" w:hAnsi="Arial" w:cs="Arial"/>
          <w:lang w:eastAsia="es-ES"/>
        </w:rPr>
        <w:t>="TU-NOMBRE-SERVIDOR-HYPERV"}</w:t>
      </w:r>
    </w:p>
    <w:p w:rsidR="00700994" w:rsidRPr="00700994" w:rsidRDefault="00700994" w:rsidP="00700994">
      <w:pPr>
        <w:shd w:val="clear" w:color="auto" w:fill="FFFFFF"/>
        <w:spacing w:after="450" w:line="360" w:lineRule="auto"/>
        <w:rPr>
          <w:rFonts w:ascii="Arial" w:eastAsia="Times New Roman" w:hAnsi="Arial" w:cs="Arial"/>
          <w:color w:val="333333"/>
          <w:lang w:eastAsia="es-ES"/>
        </w:rPr>
      </w:pPr>
      <w:r w:rsidRPr="00700994">
        <w:rPr>
          <w:rFonts w:ascii="Arial" w:eastAsia="Times New Roman" w:hAnsi="Arial" w:cs="Arial"/>
          <w:color w:val="333333"/>
          <w:lang w:eastAsia="es-ES"/>
        </w:rPr>
        <w:t xml:space="preserve">Con esto, le estamos diciendo a </w:t>
      </w:r>
      <w:proofErr w:type="spellStart"/>
      <w:r w:rsidRPr="00700994">
        <w:rPr>
          <w:rFonts w:ascii="Arial" w:eastAsia="Times New Roman" w:hAnsi="Arial" w:cs="Arial"/>
          <w:color w:val="333333"/>
          <w:lang w:eastAsia="es-ES"/>
        </w:rPr>
        <w:t>WinRM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 xml:space="preserve"> que añada a nuestra lista de confianza nuestro servidor </w:t>
      </w:r>
      <w:proofErr w:type="spellStart"/>
      <w:r w:rsidRPr="00700994">
        <w:rPr>
          <w:rFonts w:ascii="Arial" w:eastAsia="Times New Roman" w:hAnsi="Arial" w:cs="Arial"/>
          <w:color w:val="333333"/>
          <w:lang w:eastAsia="es-ES"/>
        </w:rPr>
        <w:t>Hyper</w:t>
      </w:r>
      <w:proofErr w:type="spellEnd"/>
      <w:r w:rsidRPr="00700994">
        <w:rPr>
          <w:rFonts w:ascii="Arial" w:eastAsia="Times New Roman" w:hAnsi="Arial" w:cs="Arial"/>
          <w:color w:val="333333"/>
          <w:lang w:eastAsia="es-ES"/>
        </w:rPr>
        <w:t>-V.</w:t>
      </w:r>
    </w:p>
    <w:p w:rsidR="009108F9" w:rsidRPr="00700994" w:rsidRDefault="00A26646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299835" cy="3592705"/>
            <wp:effectExtent l="19050" t="0" r="571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D6583F" w:rsidRDefault="009108F9" w:rsidP="00700994">
      <w:pPr>
        <w:shd w:val="clear" w:color="auto" w:fill="FFFFFF"/>
        <w:spacing w:after="450" w:line="240" w:lineRule="auto"/>
        <w:rPr>
          <w:rFonts w:ascii="Arial" w:eastAsia="Times New Roman" w:hAnsi="Arial" w:cs="Arial"/>
          <w:b/>
          <w:color w:val="FF0000"/>
          <w:lang w:eastAsia="es-ES"/>
        </w:rPr>
      </w:pPr>
      <w:proofErr w:type="spellStart"/>
      <w:proofErr w:type="gramStart"/>
      <w:r w:rsidRPr="00D6583F">
        <w:rPr>
          <w:rFonts w:ascii="Arial" w:eastAsia="Times New Roman" w:hAnsi="Arial" w:cs="Arial"/>
          <w:b/>
          <w:color w:val="FF0000"/>
          <w:lang w:eastAsia="es-ES"/>
        </w:rPr>
        <w:t>cmdkey</w:t>
      </w:r>
      <w:proofErr w:type="spellEnd"/>
      <w:proofErr w:type="gramEnd"/>
      <w:r w:rsidRPr="00D6583F">
        <w:rPr>
          <w:rFonts w:ascii="Arial" w:eastAsia="Times New Roman" w:hAnsi="Arial" w:cs="Arial"/>
          <w:b/>
          <w:color w:val="FF0000"/>
          <w:lang w:eastAsia="es-ES"/>
        </w:rPr>
        <w:t xml:space="preserve"> /</w:t>
      </w:r>
      <w:proofErr w:type="spellStart"/>
      <w:r w:rsidRPr="00D6583F">
        <w:rPr>
          <w:rFonts w:ascii="Arial" w:eastAsia="Times New Roman" w:hAnsi="Arial" w:cs="Arial"/>
          <w:b/>
          <w:color w:val="FF0000"/>
          <w:lang w:eastAsia="es-ES"/>
        </w:rPr>
        <w:t>add:HYPERV</w:t>
      </w:r>
      <w:proofErr w:type="spellEnd"/>
      <w:r w:rsidRPr="00D6583F">
        <w:rPr>
          <w:rFonts w:ascii="Arial" w:eastAsia="Times New Roman" w:hAnsi="Arial" w:cs="Arial"/>
          <w:b/>
          <w:color w:val="FF0000"/>
          <w:lang w:eastAsia="es-ES"/>
        </w:rPr>
        <w:t xml:space="preserve"> /</w:t>
      </w:r>
      <w:proofErr w:type="spellStart"/>
      <w:r w:rsidRPr="00D6583F">
        <w:rPr>
          <w:rFonts w:ascii="Arial" w:eastAsia="Times New Roman" w:hAnsi="Arial" w:cs="Arial"/>
          <w:b/>
          <w:color w:val="FF0000"/>
          <w:lang w:eastAsia="es-ES"/>
        </w:rPr>
        <w:t>user:</w:t>
      </w:r>
      <w:r w:rsidR="00865F4B" w:rsidRPr="00D6583F">
        <w:rPr>
          <w:rFonts w:ascii="Arial" w:eastAsia="Times New Roman" w:hAnsi="Arial" w:cs="Arial"/>
          <w:b/>
          <w:color w:val="FF0000"/>
          <w:lang w:eastAsia="es-ES"/>
        </w:rPr>
        <w:t>hyperV</w:t>
      </w:r>
      <w:proofErr w:type="spellEnd"/>
      <w:r w:rsidRPr="00D6583F">
        <w:rPr>
          <w:rFonts w:ascii="Arial" w:eastAsia="Times New Roman" w:hAnsi="Arial" w:cs="Arial"/>
          <w:b/>
          <w:color w:val="FF0000"/>
          <w:lang w:eastAsia="es-ES"/>
        </w:rPr>
        <w:t xml:space="preserve"> /</w:t>
      </w:r>
      <w:proofErr w:type="spellStart"/>
      <w:r w:rsidRPr="00D6583F">
        <w:rPr>
          <w:rFonts w:ascii="Arial" w:eastAsia="Times New Roman" w:hAnsi="Arial" w:cs="Arial"/>
          <w:b/>
          <w:color w:val="FF0000"/>
          <w:lang w:eastAsia="es-ES"/>
        </w:rPr>
        <w:t>pass:TU</w:t>
      </w:r>
      <w:proofErr w:type="spellEnd"/>
      <w:r w:rsidRPr="00D6583F">
        <w:rPr>
          <w:rFonts w:ascii="Arial" w:eastAsia="Times New Roman" w:hAnsi="Arial" w:cs="Arial"/>
          <w:b/>
          <w:color w:val="FF0000"/>
          <w:lang w:eastAsia="es-ES"/>
        </w:rPr>
        <w:t>-PASSWORD-ADMINISTRADOR</w:t>
      </w:r>
    </w:p>
    <w:p w:rsidR="009108F9" w:rsidRPr="00700994" w:rsidRDefault="00865F4B" w:rsidP="00700994">
      <w:pPr>
        <w:pStyle w:val="NormalWeb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700994">
        <w:rPr>
          <w:rFonts w:ascii="Arial" w:hAnsi="Arial" w:cs="Arial"/>
          <w:sz w:val="22"/>
          <w:szCs w:val="22"/>
        </w:rPr>
        <w:t>donde:</w:t>
      </w:r>
      <w:proofErr w:type="gramEnd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 xml:space="preserve">-V es el nombre donde está instalado el </w:t>
      </w:r>
      <w:proofErr w:type="spellStart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>-V server</w:t>
      </w:r>
    </w:p>
    <w:p w:rsidR="00865F4B" w:rsidRPr="00700994" w:rsidRDefault="00865F4B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700994">
        <w:rPr>
          <w:rFonts w:ascii="Arial" w:hAnsi="Arial" w:cs="Arial"/>
          <w:sz w:val="22"/>
          <w:szCs w:val="22"/>
        </w:rPr>
        <w:t>hyperV</w:t>
      </w:r>
      <w:proofErr w:type="spellEnd"/>
      <w:proofErr w:type="gramEnd"/>
      <w:r w:rsidRPr="00700994">
        <w:rPr>
          <w:rFonts w:ascii="Arial" w:hAnsi="Arial" w:cs="Arial"/>
          <w:sz w:val="22"/>
          <w:szCs w:val="22"/>
        </w:rPr>
        <w:t xml:space="preserve"> es TU-USUARIO-ADMINISTRADOR local de </w:t>
      </w:r>
      <w:proofErr w:type="spellStart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>-V</w:t>
      </w:r>
      <w:r w:rsidR="00D6583F">
        <w:rPr>
          <w:rFonts w:ascii="Arial" w:hAnsi="Arial" w:cs="Arial"/>
          <w:noProof/>
          <w:color w:val="333333"/>
        </w:rPr>
        <w:drawing>
          <wp:inline distT="0" distB="0" distL="0" distR="0">
            <wp:extent cx="6299835" cy="620421"/>
            <wp:effectExtent l="19050" t="0" r="5715" b="0"/>
            <wp:docPr id="51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2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Pr="00700994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 xml:space="preserve">Ya está casi todo listo, sólo falta agregar como componentes de Windows las herramientas de administración de </w:t>
      </w:r>
      <w:proofErr w:type="spellStart"/>
      <w:r w:rsidRPr="00700994">
        <w:rPr>
          <w:rFonts w:ascii="Arial" w:hAnsi="Arial" w:cs="Arial"/>
          <w:sz w:val="22"/>
          <w:szCs w:val="22"/>
        </w:rPr>
        <w:t>Hyper</w:t>
      </w:r>
      <w:proofErr w:type="spellEnd"/>
      <w:r w:rsidRPr="00700994">
        <w:rPr>
          <w:rFonts w:ascii="Arial" w:hAnsi="Arial" w:cs="Arial"/>
          <w:sz w:val="22"/>
          <w:szCs w:val="22"/>
        </w:rPr>
        <w:t>-V</w:t>
      </w:r>
    </w:p>
    <w:p w:rsidR="009108F9" w:rsidRDefault="009108F9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700994">
        <w:rPr>
          <w:rFonts w:ascii="Arial" w:hAnsi="Arial" w:cs="Arial"/>
          <w:sz w:val="22"/>
          <w:szCs w:val="22"/>
        </w:rPr>
        <w:t>Debemos manualmente conectar al servidor</w:t>
      </w:r>
    </w:p>
    <w:p w:rsidR="0014266F" w:rsidRPr="0014266F" w:rsidRDefault="0014266F" w:rsidP="00700994">
      <w:pPr>
        <w:pStyle w:val="NormalWeb"/>
        <w:spacing w:line="360" w:lineRule="auto"/>
        <w:rPr>
          <w:rFonts w:ascii="Arial" w:hAnsi="Arial" w:cs="Arial"/>
          <w:b/>
          <w:color w:val="00B050"/>
          <w:sz w:val="28"/>
          <w:szCs w:val="22"/>
        </w:rPr>
      </w:pPr>
      <w:r w:rsidRPr="0014266F">
        <w:rPr>
          <w:rFonts w:ascii="Arial" w:hAnsi="Arial" w:cs="Arial"/>
          <w:b/>
          <w:color w:val="00B050"/>
          <w:sz w:val="28"/>
          <w:szCs w:val="22"/>
        </w:rPr>
        <w:t xml:space="preserve">A </w:t>
      </w:r>
      <w:r w:rsidR="00ED51B1" w:rsidRPr="0014266F">
        <w:rPr>
          <w:rFonts w:ascii="Arial" w:hAnsi="Arial" w:cs="Arial"/>
          <w:b/>
          <w:color w:val="00B050"/>
          <w:sz w:val="28"/>
          <w:szCs w:val="22"/>
        </w:rPr>
        <w:t>mí</w:t>
      </w:r>
      <w:r w:rsidRPr="0014266F">
        <w:rPr>
          <w:rFonts w:ascii="Arial" w:hAnsi="Arial" w:cs="Arial"/>
          <w:b/>
          <w:color w:val="00B050"/>
          <w:sz w:val="28"/>
          <w:szCs w:val="22"/>
        </w:rPr>
        <w:t xml:space="preserve"> no me funciona</w:t>
      </w:r>
    </w:p>
    <w:p w:rsidR="0070584C" w:rsidRPr="00700994" w:rsidRDefault="0070584C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391415" cy="1592293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60" cy="159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F9" w:rsidRDefault="0070584C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468370" cy="292417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D32" w:rsidRPr="00700994" w:rsidRDefault="00427D32" w:rsidP="00700994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</w:p>
    <w:p w:rsidR="001A5774" w:rsidRDefault="009108F9" w:rsidP="00700994">
      <w:pPr>
        <w:spacing w:line="360" w:lineRule="auto"/>
        <w:ind w:firstLine="708"/>
        <w:rPr>
          <w:rFonts w:ascii="Arial" w:hAnsi="Arial" w:cs="Arial"/>
        </w:rPr>
      </w:pPr>
      <w:r w:rsidRPr="00700994">
        <w:rPr>
          <w:rFonts w:ascii="Arial" w:hAnsi="Arial" w:cs="Arial"/>
        </w:rPr>
        <w:t>Como prueba que funciona correctamente</w:t>
      </w:r>
    </w:p>
    <w:p w:rsidR="001A5774" w:rsidRDefault="001A5774" w:rsidP="001A577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para editar el archivo hosts, agregar el control remoto IP del servidor y el nombre</w:t>
      </w:r>
    </w:p>
    <w:p w:rsidR="001A5774" w:rsidRDefault="001A5774" w:rsidP="001A5774">
      <w:pPr>
        <w:pStyle w:val="snippet-parragraph"/>
        <w:numPr>
          <w:ilvl w:val="0"/>
          <w:numId w:val="5"/>
        </w:numPr>
        <w:spacing w:before="0" w:after="0"/>
        <w:rPr>
          <w:ins w:id="0" w:author="Unknown"/>
        </w:rPr>
      </w:pPr>
      <w:r>
        <w:t>Agregar la computadora remota a su '</w:t>
      </w:r>
      <w:proofErr w:type="spellStart"/>
      <w:r>
        <w:t>TrustedHosts</w:t>
      </w:r>
      <w:proofErr w:type="spellEnd"/>
      <w:r>
        <w:t xml:space="preserve">': </w:t>
      </w:r>
      <w:ins w:id="1" w:author="Unknown">
        <w:r>
          <w:br/>
        </w:r>
        <w:r>
          <w:br/>
        </w:r>
        <w:proofErr w:type="spellStart"/>
        <w:r>
          <w:rPr>
            <w:rStyle w:val="CdigoHTML"/>
          </w:rPr>
          <w:t>winrm</w:t>
        </w:r>
        <w:proofErr w:type="spellEnd"/>
        <w:r>
          <w:rPr>
            <w:rStyle w:val="CdigoHTML"/>
          </w:rPr>
          <w:t xml:space="preserve"> set </w:t>
        </w:r>
        <w:proofErr w:type="spellStart"/>
        <w:r>
          <w:rPr>
            <w:rStyle w:val="CdigoHTML"/>
          </w:rPr>
          <w:t>winrm</w:t>
        </w:r>
        <w:proofErr w:type="spellEnd"/>
        <w:r>
          <w:rPr>
            <w:rStyle w:val="CdigoHTML"/>
          </w:rPr>
          <w:t>/</w:t>
        </w:r>
        <w:proofErr w:type="spellStart"/>
        <w:r>
          <w:rPr>
            <w:rStyle w:val="CdigoHTML"/>
          </w:rPr>
          <w:t>config</w:t>
        </w:r>
        <w:proofErr w:type="spellEnd"/>
        <w:r>
          <w:rPr>
            <w:rStyle w:val="CdigoHTML"/>
          </w:rPr>
          <w:t>/</w:t>
        </w:r>
        <w:proofErr w:type="spellStart"/>
        <w:r>
          <w:rPr>
            <w:rStyle w:val="CdigoHTML"/>
          </w:rPr>
          <w:t>client</w:t>
        </w:r>
        <w:proofErr w:type="spellEnd"/>
        <w:r>
          <w:rPr>
            <w:rStyle w:val="CdigoHTML"/>
          </w:rPr>
          <w:t xml:space="preserve"> @{</w:t>
        </w:r>
        <w:proofErr w:type="spellStart"/>
        <w:r>
          <w:rPr>
            <w:rStyle w:val="CdigoHTML"/>
          </w:rPr>
          <w:t>TrustedHosts</w:t>
        </w:r>
        <w:proofErr w:type="spellEnd"/>
        <w:r>
          <w:rPr>
            <w:rStyle w:val="CdigoHTML"/>
          </w:rPr>
          <w:t>="</w:t>
        </w:r>
        <w:proofErr w:type="spellStart"/>
        <w:r>
          <w:rPr>
            <w:rStyle w:val="CdigoHTML"/>
          </w:rPr>
          <w:t>RemoteComputerName</w:t>
        </w:r>
        <w:proofErr w:type="spellEnd"/>
        <w:r>
          <w:rPr>
            <w:rStyle w:val="CdigoHTML"/>
          </w:rPr>
          <w:t>"}</w:t>
        </w:r>
      </w:ins>
    </w:p>
    <w:p w:rsidR="001A5774" w:rsidRDefault="001A5774" w:rsidP="001A5774">
      <w:pPr>
        <w:pStyle w:val="NormalWeb"/>
        <w:numPr>
          <w:ilvl w:val="0"/>
          <w:numId w:val="5"/>
        </w:numPr>
        <w:rPr>
          <w:ins w:id="2" w:author="Unknown"/>
        </w:rPr>
      </w:pPr>
      <w:ins w:id="3" w:author="Unknown">
        <w:r>
          <w:t>Si usted no utiliza el Administrador de la cuenta, ascensor UAC limitaciones:</w:t>
        </w:r>
        <w:r>
          <w:br/>
        </w:r>
        <w:r>
          <w:br/>
        </w:r>
        <w:proofErr w:type="spellStart"/>
        <w:r>
          <w:rPr>
            <w:rStyle w:val="CdigoHTML"/>
          </w:rPr>
          <w:t>reg</w:t>
        </w:r>
        <w:proofErr w:type="spellEnd"/>
        <w:r>
          <w:rPr>
            <w:rStyle w:val="CdigoHTML"/>
          </w:rPr>
          <w:t xml:space="preserve"> </w:t>
        </w:r>
        <w:proofErr w:type="spellStart"/>
        <w:r>
          <w:rPr>
            <w:rStyle w:val="CdigoHTML"/>
          </w:rPr>
          <w:t>add</w:t>
        </w:r>
        <w:proofErr w:type="spellEnd"/>
        <w:r>
          <w:rPr>
            <w:rStyle w:val="CdigoHTML"/>
          </w:rPr>
          <w:t xml:space="preserve"> HKLM\SOFTWARE\Microsoft\</w:t>
        </w:r>
        <w:proofErr w:type="spellStart"/>
        <w:r w:rsidR="00925542">
          <w:rPr>
            <w:rStyle w:val="CdigoHTML"/>
          </w:rPr>
          <w:fldChar w:fldCharType="begin"/>
        </w:r>
        <w:r>
          <w:rPr>
            <w:rStyle w:val="CdigoHTML"/>
          </w:rPr>
          <w:instrText xml:space="preserve"> HYPERLINK "https://www.enmimaquinafunciona.com/etiquetada/windows" </w:instrText>
        </w:r>
        <w:r w:rsidR="00925542">
          <w:rPr>
            <w:rStyle w:val="CdigoHTML"/>
          </w:rPr>
          <w:fldChar w:fldCharType="separate"/>
        </w:r>
        <w:r>
          <w:rPr>
            <w:rStyle w:val="Hipervnculo"/>
            <w:rFonts w:ascii="Courier New" w:hAnsi="Courier New" w:cs="Courier New"/>
            <w:sz w:val="20"/>
            <w:szCs w:val="20"/>
          </w:rPr>
          <w:t>windows</w:t>
        </w:r>
        <w:proofErr w:type="spellEnd"/>
        <w:r w:rsidR="00925542">
          <w:rPr>
            <w:rStyle w:val="CdigoHTML"/>
          </w:rPr>
          <w:fldChar w:fldCharType="end"/>
        </w:r>
        <w:r>
          <w:rPr>
            <w:rStyle w:val="CdigoHTML"/>
          </w:rPr>
          <w:t>\</w:t>
        </w:r>
        <w:proofErr w:type="spellStart"/>
        <w:r>
          <w:rPr>
            <w:rStyle w:val="CdigoHTML"/>
          </w:rPr>
          <w:t>CurrentVersion</w:t>
        </w:r>
        <w:proofErr w:type="spellEnd"/>
        <w:r>
          <w:rPr>
            <w:rStyle w:val="CdigoHTML"/>
          </w:rPr>
          <w:t>\</w:t>
        </w:r>
        <w:proofErr w:type="spellStart"/>
        <w:r>
          <w:rPr>
            <w:rStyle w:val="CdigoHTML"/>
          </w:rPr>
          <w:t>Policies</w:t>
        </w:r>
        <w:proofErr w:type="spellEnd"/>
        <w:r>
          <w:rPr>
            <w:rStyle w:val="CdigoHTML"/>
          </w:rPr>
          <w:t>\</w:t>
        </w:r>
        <w:proofErr w:type="spellStart"/>
        <w:r>
          <w:rPr>
            <w:rStyle w:val="CdigoHTML"/>
          </w:rPr>
          <w:t>System</w:t>
        </w:r>
        <w:proofErr w:type="spellEnd"/>
        <w:r>
          <w:rPr>
            <w:rStyle w:val="CdigoHTML"/>
          </w:rPr>
          <w:t xml:space="preserve"> /v </w:t>
        </w:r>
        <w:proofErr w:type="spellStart"/>
        <w:r>
          <w:rPr>
            <w:rStyle w:val="CdigoHTML"/>
          </w:rPr>
          <w:t>LocalAccountTokenFilterPolicy</w:t>
        </w:r>
        <w:proofErr w:type="spellEnd"/>
        <w:r>
          <w:rPr>
            <w:rStyle w:val="CdigoHTML"/>
          </w:rPr>
          <w:t xml:space="preserve"> /t REG_DWORD /d 1 /f</w:t>
        </w:r>
      </w:ins>
    </w:p>
    <w:p w:rsidR="001A5774" w:rsidRDefault="001A5774" w:rsidP="001A5774">
      <w:pPr>
        <w:pStyle w:val="NormalWeb"/>
        <w:numPr>
          <w:ilvl w:val="0"/>
          <w:numId w:val="5"/>
        </w:numPr>
        <w:rPr>
          <w:ins w:id="4" w:author="Unknown"/>
        </w:rPr>
      </w:pPr>
      <w:ins w:id="5" w:author="Unknown">
        <w:r>
          <w:t>Agregar el servidor remoto en el que el administrador del servidor, haga Clic Derecho -&gt; Administrar Como... -&gt; agregar sus credenciales de dominio</w:t>
        </w:r>
      </w:ins>
    </w:p>
    <w:p w:rsidR="001A5774" w:rsidRDefault="001A5774" w:rsidP="001A5774">
      <w:pPr>
        <w:pStyle w:val="NormalWeb"/>
        <w:numPr>
          <w:ilvl w:val="0"/>
          <w:numId w:val="5"/>
        </w:numPr>
        <w:rPr>
          <w:ins w:id="6" w:author="Unknown"/>
        </w:rPr>
      </w:pPr>
      <w:ins w:id="7" w:author="Unknown">
        <w:r>
          <w:t xml:space="preserve">Haga clic derecho en el Administrador del Servidor -&gt; administrador de </w:t>
        </w:r>
        <w:r w:rsidR="00925542">
          <w:fldChar w:fldCharType="begin"/>
        </w:r>
        <w:r>
          <w:instrText xml:space="preserve"> HYPERLINK "https://www.enmimaquinafunciona.com/etiquetada/hyper-v" </w:instrText>
        </w:r>
        <w:r w:rsidR="00925542">
          <w:fldChar w:fldCharType="separate"/>
        </w:r>
        <w:proofErr w:type="spellStart"/>
        <w:r>
          <w:rPr>
            <w:rStyle w:val="Hipervnculo"/>
          </w:rPr>
          <w:t>hyper</w:t>
        </w:r>
        <w:proofErr w:type="spellEnd"/>
        <w:r>
          <w:rPr>
            <w:rStyle w:val="Hipervnculo"/>
          </w:rPr>
          <w:t>-v</w:t>
        </w:r>
        <w:r w:rsidR="00925542">
          <w:fldChar w:fldCharType="end"/>
        </w:r>
      </w:ins>
    </w:p>
    <w:p w:rsidR="001A5774" w:rsidRDefault="001A5774" w:rsidP="001A5774">
      <w:pPr>
        <w:pStyle w:val="NormalWeb"/>
        <w:rPr>
          <w:ins w:id="8" w:author="Unknown"/>
        </w:rPr>
      </w:pPr>
      <w:ins w:id="9" w:author="Unknown">
        <w:r>
          <w:t xml:space="preserve">Si en el administrador de </w:t>
        </w:r>
        <w:r w:rsidR="00925542">
          <w:fldChar w:fldCharType="begin"/>
        </w:r>
        <w:r>
          <w:instrText xml:space="preserve"> HYPERLINK "https://www.enmimaquinafunciona.com/etiquetada/hyper-v" </w:instrText>
        </w:r>
        <w:r w:rsidR="00925542">
          <w:fldChar w:fldCharType="separate"/>
        </w:r>
        <w:proofErr w:type="spellStart"/>
        <w:r>
          <w:rPr>
            <w:rStyle w:val="Hipervnculo"/>
          </w:rPr>
          <w:t>hyper</w:t>
        </w:r>
        <w:proofErr w:type="spellEnd"/>
        <w:r>
          <w:rPr>
            <w:rStyle w:val="Hipervnculo"/>
          </w:rPr>
          <w:t>-v</w:t>
        </w:r>
        <w:r w:rsidR="00925542">
          <w:fldChar w:fldCharType="end"/>
        </w:r>
        <w:r>
          <w:t xml:space="preserve"> el equipo de destino no se agrega de forma automática, a continuación, añadir manualmente (pero tenga cuidado para iniciar el administrador de </w:t>
        </w:r>
        <w:r w:rsidR="00925542">
          <w:fldChar w:fldCharType="begin"/>
        </w:r>
        <w:r>
          <w:instrText xml:space="preserve"> HYPERLINK "https://www.enmimaquinafunciona.com/etiquetada/hyper-v" </w:instrText>
        </w:r>
        <w:r w:rsidR="00925542">
          <w:fldChar w:fldCharType="separate"/>
        </w:r>
        <w:proofErr w:type="spellStart"/>
        <w:r>
          <w:rPr>
            <w:rStyle w:val="Hipervnculo"/>
          </w:rPr>
          <w:t>hyper</w:t>
        </w:r>
        <w:proofErr w:type="spellEnd"/>
        <w:r>
          <w:rPr>
            <w:rStyle w:val="Hipervnculo"/>
          </w:rPr>
          <w:t>-v</w:t>
        </w:r>
        <w:r w:rsidR="00925542">
          <w:fldChar w:fldCharType="end"/>
        </w:r>
        <w:r>
          <w:t xml:space="preserve"> desde el Administrador del Servidor, haga clic derecho en el servidor de destino para obtener las credenciales correctas)</w:t>
        </w:r>
      </w:ins>
    </w:p>
    <w:p w:rsidR="001A5774" w:rsidRDefault="001A5774" w:rsidP="001A5774">
      <w:pPr>
        <w:rPr>
          <w:ins w:id="10" w:author="Unknown"/>
        </w:rPr>
      </w:pPr>
      <w:ins w:id="11" w:author="Unknown">
        <w:r>
          <w:br/>
        </w:r>
        <w:r>
          <w:br/>
          <w:t>Fuente: https://www.enmimaquinafunciona.com/pregunta/93545/error-al-conectar-servidor-hyperv</w:t>
        </w:r>
      </w:ins>
    </w:p>
    <w:p w:rsidR="001A5774" w:rsidRDefault="001A5774" w:rsidP="001A5774">
      <w:pPr>
        <w:rPr>
          <w:rFonts w:ascii="Arial" w:hAnsi="Arial" w:cs="Arial"/>
        </w:rPr>
      </w:pPr>
    </w:p>
    <w:p w:rsidR="001A5774" w:rsidRDefault="001A5774" w:rsidP="001A5774">
      <w:pPr>
        <w:pStyle w:val="NormalWeb"/>
      </w:pPr>
      <w:r>
        <w:t xml:space="preserve">El problema es que los usuarios “comunes y corrientes” para administrar remotamente un host de </w:t>
      </w:r>
      <w:proofErr w:type="spellStart"/>
      <w:r>
        <w:t>hyper</w:t>
      </w:r>
      <w:proofErr w:type="spellEnd"/>
      <w:r>
        <w:t xml:space="preserve">-v, debes tener algunos privilegios y pertenecer a un grupo especifico </w:t>
      </w:r>
    </w:p>
    <w:p w:rsidR="001A5774" w:rsidRDefault="001A5774" w:rsidP="001A5774">
      <w:pPr>
        <w:pStyle w:val="NormalWeb"/>
      </w:pPr>
      <w:r>
        <w:t xml:space="preserve">Primero agregamos a nuestro usuario </w:t>
      </w:r>
      <w:proofErr w:type="spellStart"/>
      <w:r>
        <w:t>CAPACITApablocampos</w:t>
      </w:r>
      <w:proofErr w:type="spellEnd"/>
      <w:r>
        <w:t xml:space="preserve"> al grupo local  de </w:t>
      </w:r>
      <w:r>
        <w:br/>
        <w:t>“Usuarios COM Distribuidos”</w:t>
      </w:r>
    </w:p>
    <w:p w:rsidR="001A5774" w:rsidRDefault="001A5774" w:rsidP="001A5774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2219325" cy="2324100"/>
            <wp:effectExtent l="19050" t="0" r="9525" b="0"/>
            <wp:docPr id="19" name="Imagen 9" descr="imag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>Ahora debemos concederle permisos especiales de conexión dentro del Control WMI. Le damos clic derecho con el mouse en “Control WMI” y seleccionamos Propiedades</w:t>
      </w:r>
    </w:p>
    <w:p w:rsidR="001A5774" w:rsidRDefault="001A5774" w:rsidP="001A5774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1895475" cy="1905000"/>
            <wp:effectExtent l="19050" t="0" r="9525" b="0"/>
            <wp:docPr id="18" name="Imagen 10" descr="imag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 xml:space="preserve">Una vez dentro del Control WMI seleccionamos la pestaña “seguridad”, Expandimos </w:t>
      </w:r>
      <w:proofErr w:type="spellStart"/>
      <w:r>
        <w:t>Root</w:t>
      </w:r>
      <w:proofErr w:type="spellEnd"/>
      <w:r>
        <w:t xml:space="preserve"> y seleccionamos CIMV2 y presionamos el botón Seguridad</w:t>
      </w:r>
    </w:p>
    <w:p w:rsidR="001A5774" w:rsidRDefault="001A5774" w:rsidP="001A5774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2019300" cy="2324100"/>
            <wp:effectExtent l="19050" t="0" r="0" b="0"/>
            <wp:docPr id="17" name="Imagen 11" descr="imag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 xml:space="preserve">Después Pinchamos “Opciones avanzadas” y veremos la siguiente pantalla sonde presionaremos el botón Agregar y buscaremos al usuario </w:t>
      </w:r>
      <w:proofErr w:type="spellStart"/>
      <w:r>
        <w:t>CAPACITApablocampos</w:t>
      </w:r>
      <w:proofErr w:type="spellEnd"/>
      <w:r>
        <w:t>.</w:t>
      </w:r>
    </w:p>
    <w:p w:rsidR="001A5774" w:rsidRDefault="001A5774" w:rsidP="001A5774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2324100" cy="1752600"/>
            <wp:effectExtent l="19050" t="0" r="0" b="0"/>
            <wp:docPr id="16" name="Imagen 12" descr="image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 xml:space="preserve">Una vez seleccionado el usuario procederemos a seleccionar la opción aplicar a “Este espacio de nombre y espacio de </w:t>
      </w:r>
      <w:proofErr w:type="spellStart"/>
      <w:r>
        <w:t>subnombre</w:t>
      </w:r>
      <w:proofErr w:type="spellEnd"/>
      <w:r>
        <w:t xml:space="preserve">”, además debemos dejar seleccionadas las opciones </w:t>
      </w:r>
      <w:r>
        <w:br/>
        <w:t xml:space="preserve">Habilita Cuenta y Llamada remota habilitada </w:t>
      </w:r>
      <w:r>
        <w:br/>
        <w:t xml:space="preserve">No olvidar habilitar la casilla “Aplicar estos permisos </w:t>
      </w:r>
      <w:proofErr w:type="gramStart"/>
      <w:r>
        <w:t>solo …</w:t>
      </w:r>
      <w:proofErr w:type="gramEnd"/>
      <w:r>
        <w:t>……”</w:t>
      </w:r>
    </w:p>
    <w:p w:rsidR="001A5774" w:rsidRDefault="001A5774" w:rsidP="001A5774">
      <w:pPr>
        <w:pStyle w:val="NormalWeb"/>
      </w:pPr>
      <w:r>
        <w:t> </w:t>
      </w:r>
      <w:r>
        <w:rPr>
          <w:noProof/>
          <w:color w:val="0000FF"/>
        </w:rPr>
        <w:drawing>
          <wp:inline distT="0" distB="0" distL="0" distR="0">
            <wp:extent cx="1981200" cy="2324100"/>
            <wp:effectExtent l="19050" t="0" r="0" b="0"/>
            <wp:docPr id="15" name="Imagen 13" descr="imag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1A5774" w:rsidP="001A5774">
      <w:pPr>
        <w:pStyle w:val="NormalWeb"/>
      </w:pPr>
      <w:r>
        <w:t xml:space="preserve">Después aplicar aceptar </w:t>
      </w:r>
      <w:proofErr w:type="spellStart"/>
      <w:r>
        <w:t>aceptar</w:t>
      </w:r>
      <w:proofErr w:type="spellEnd"/>
      <w:r>
        <w:t xml:space="preserve"> </w:t>
      </w:r>
      <w:proofErr w:type="spellStart"/>
      <w:r>
        <w:t>aceptar</w:t>
      </w:r>
      <w:proofErr w:type="spellEnd"/>
    </w:p>
    <w:p w:rsidR="009108F9" w:rsidRPr="001A5774" w:rsidRDefault="009108F9" w:rsidP="001A5774">
      <w:pPr>
        <w:rPr>
          <w:rFonts w:ascii="Arial" w:hAnsi="Arial" w:cs="Arial"/>
        </w:rPr>
      </w:pPr>
    </w:p>
    <w:p w:rsidR="001A5774" w:rsidRDefault="00865F4B" w:rsidP="00700994">
      <w:pPr>
        <w:spacing w:line="360" w:lineRule="auto"/>
        <w:ind w:firstLine="708"/>
        <w:rPr>
          <w:rFonts w:ascii="Arial" w:hAnsi="Arial" w:cs="Arial"/>
        </w:rPr>
      </w:pPr>
      <w:r w:rsidRPr="00700994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5990354" cy="4895850"/>
            <wp:effectExtent l="19050" t="0" r="0" b="0"/>
            <wp:docPr id="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354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Pr="001A5774" w:rsidRDefault="001A5774" w:rsidP="001A5774">
      <w:pPr>
        <w:rPr>
          <w:rFonts w:ascii="Arial" w:hAnsi="Arial" w:cs="Arial"/>
        </w:rPr>
      </w:pPr>
    </w:p>
    <w:p w:rsidR="001A5774" w:rsidRPr="001A5774" w:rsidRDefault="001A5774" w:rsidP="001A5774">
      <w:pPr>
        <w:rPr>
          <w:rFonts w:ascii="Arial" w:hAnsi="Arial" w:cs="Arial"/>
        </w:rPr>
      </w:pPr>
    </w:p>
    <w:p w:rsidR="001A5774" w:rsidRPr="001A5774" w:rsidRDefault="001A5774" w:rsidP="001A5774">
      <w:pPr>
        <w:rPr>
          <w:rFonts w:ascii="Arial" w:hAnsi="Arial" w:cs="Arial"/>
        </w:rPr>
      </w:pPr>
    </w:p>
    <w:p w:rsidR="001A5774" w:rsidRDefault="001A5774" w:rsidP="001A5774">
      <w:pPr>
        <w:rPr>
          <w:rFonts w:ascii="Arial" w:hAnsi="Arial" w:cs="Arial"/>
        </w:rPr>
      </w:pPr>
    </w:p>
    <w:p w:rsidR="001A5774" w:rsidRDefault="001A5774" w:rsidP="001A5774">
      <w:pPr>
        <w:pStyle w:val="NormalWeb"/>
      </w:pPr>
      <w:r>
        <w:t xml:space="preserve">Cuando creamos y editamos una </w:t>
      </w:r>
      <w:hyperlink r:id="rId54" w:history="1">
        <w:r>
          <w:rPr>
            <w:rStyle w:val="Hipervnculo"/>
          </w:rPr>
          <w:t>máquina virtual,</w:t>
        </w:r>
      </w:hyperlink>
      <w:r>
        <w:t xml:space="preserve"> por lo general dejamos la configuración por defecto que nos ofrece la aplicación y en algún momento nos podemos ver en una situación donde el </w:t>
      </w:r>
      <w:hyperlink r:id="rId55" w:history="1">
        <w:r>
          <w:rPr>
            <w:rStyle w:val="Hipervnculo"/>
          </w:rPr>
          <w:t>espacio de almacenamiento</w:t>
        </w:r>
      </w:hyperlink>
      <w:r>
        <w:t xml:space="preserve"> se ha quedado corto, en especial cuando trabajamos con </w:t>
      </w:r>
      <w:hyperlink r:id="rId56" w:history="1">
        <w:r>
          <w:rPr>
            <w:rStyle w:val="Hipervnculo"/>
          </w:rPr>
          <w:t>Windows Server 2016</w:t>
        </w:r>
      </w:hyperlink>
      <w:r>
        <w:t xml:space="preserve"> ya que debido a la instalación de los roles, características y herramientas que facilitan la </w:t>
      </w:r>
      <w:r>
        <w:rPr>
          <w:rStyle w:val="Textoennegrita"/>
        </w:rPr>
        <w:t>administración</w:t>
      </w:r>
      <w:r>
        <w:t xml:space="preserve"> , el espacio se ocupa rápidamente y quedamos limitados para nuevas instalaciones.</w:t>
      </w:r>
    </w:p>
    <w:p w:rsidR="001A5774" w:rsidRDefault="001A5774" w:rsidP="001A5774">
      <w:pPr>
        <w:pStyle w:val="NormalWeb"/>
      </w:pPr>
      <w:r>
        <w:t> </w:t>
      </w:r>
    </w:p>
    <w:p w:rsidR="001A5774" w:rsidRDefault="00925542" w:rsidP="001A5774">
      <w:pPr>
        <w:pStyle w:val="NormalWeb"/>
      </w:pPr>
      <w:hyperlink r:id="rId57" w:history="1">
        <w:proofErr w:type="spellStart"/>
        <w:r w:rsidR="001A5774">
          <w:rPr>
            <w:rStyle w:val="Hipervnculo"/>
          </w:rPr>
          <w:t>Hyper</w:t>
        </w:r>
        <w:proofErr w:type="spellEnd"/>
        <w:r w:rsidR="001A5774">
          <w:rPr>
            <w:rStyle w:val="Hipervnculo"/>
          </w:rPr>
          <w:t>-V</w:t>
        </w:r>
      </w:hyperlink>
      <w:r w:rsidR="001A5774">
        <w:t xml:space="preserve"> es sin duda, uno de las mejores herramientas incorporadas en los sistemas operativos </w:t>
      </w:r>
      <w:hyperlink r:id="rId58" w:history="1">
        <w:r w:rsidR="001A5774">
          <w:rPr>
            <w:rStyle w:val="Hipervnculo"/>
          </w:rPr>
          <w:t>Windows</w:t>
        </w:r>
      </w:hyperlink>
      <w:r w:rsidR="001A5774">
        <w:t xml:space="preserve">, en este caso </w:t>
      </w:r>
      <w:r w:rsidR="001A5774">
        <w:rPr>
          <w:rStyle w:val="Textoennegrita"/>
        </w:rPr>
        <w:t>Windows 10 Pro</w:t>
      </w:r>
      <w:r w:rsidR="001A5774">
        <w:t xml:space="preserve">, con la cual podremos gestionar múltiples sistemas operativos en una sola máquina y nos ofrece seguridad, </w:t>
      </w:r>
      <w:r w:rsidR="001A5774">
        <w:rPr>
          <w:rStyle w:val="Textoennegrita"/>
        </w:rPr>
        <w:t>estabilidad y rendimiento.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Pr>
        <w:pStyle w:val="NormalWeb"/>
      </w:pPr>
      <w:r>
        <w:t xml:space="preserve">Aprenderemos a aumentar la capacidad de almacenamiento a </w:t>
      </w:r>
      <w:r>
        <w:rPr>
          <w:rStyle w:val="Textoennegrita"/>
        </w:rPr>
        <w:t xml:space="preserve">Windows Server 2016 en </w:t>
      </w:r>
      <w:proofErr w:type="spellStart"/>
      <w:r>
        <w:rPr>
          <w:rStyle w:val="Textoennegrita"/>
        </w:rPr>
        <w:t>Hyper</w:t>
      </w:r>
      <w:proofErr w:type="spellEnd"/>
      <w:r>
        <w:rPr>
          <w:rStyle w:val="Textoennegrita"/>
        </w:rPr>
        <w:t>-V.</w:t>
      </w:r>
    </w:p>
    <w:p w:rsidR="001A5774" w:rsidRDefault="001A5774" w:rsidP="001A5774">
      <w:pPr>
        <w:pStyle w:val="NormalWeb"/>
      </w:pPr>
      <w:r>
        <w:lastRenderedPageBreak/>
        <w:t> </w:t>
      </w:r>
    </w:p>
    <w:p w:rsidR="001A5774" w:rsidRDefault="001A5774" w:rsidP="001A5774"/>
    <w:p w:rsidR="001A5774" w:rsidRDefault="001A5774" w:rsidP="001A5774">
      <w:pPr>
        <w:pStyle w:val="Ttulo2"/>
      </w:pPr>
      <w:r>
        <w:rPr>
          <w:rStyle w:val="Textoennegrita"/>
          <w:b/>
          <w:bCs/>
        </w:rPr>
        <w:t>1.</w:t>
      </w:r>
      <w:r>
        <w:t xml:space="preserve"> Cómo añadir almacenamiento en Windows Server 2016 sobre </w:t>
      </w:r>
      <w:proofErr w:type="spellStart"/>
      <w:r>
        <w:t>Hyper</w:t>
      </w:r>
      <w:proofErr w:type="spellEnd"/>
      <w:r>
        <w:t>-V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t>Paso 1</w:t>
      </w:r>
    </w:p>
    <w:p w:rsidR="001A5774" w:rsidRDefault="001A5774" w:rsidP="001A5774">
      <w:r>
        <w:br/>
        <w:t xml:space="preserve">Para esto haremos uso del comando </w:t>
      </w:r>
      <w:proofErr w:type="spellStart"/>
      <w:r>
        <w:rPr>
          <w:rStyle w:val="Textoennegrita"/>
        </w:rPr>
        <w:t>diskpart</w:t>
      </w:r>
      <w:proofErr w:type="spellEnd"/>
      <w:r>
        <w:t xml:space="preserve"> mediante el cual tenemos una amplia gama de opciones para la gestión de los discos.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rPr>
          <w:noProof/>
          <w:lang w:eastAsia="es-ES"/>
        </w:rPr>
        <w:drawing>
          <wp:inline distT="0" distB="0" distL="0" distR="0">
            <wp:extent cx="5294801" cy="2771775"/>
            <wp:effectExtent l="19050" t="0" r="1099" b="0"/>
            <wp:docPr id="14" name="ipb-attach-img-33370-0-18552500-1571391835" descr="3-añadir-almacenamiento-windows-server-hyper-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b-attach-img-33370-0-18552500-1571391835" descr="3-añadir-almacenamiento-windows-server-hyper-V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01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925542" w:rsidP="001A5774">
      <w:hyperlink r:id="rId60" w:tooltip="3-añadir-almacenamiento-windows-server-hyper-V.png - Tamaño: 18,35K" w:history="1">
        <w:r w:rsidR="001A5774">
          <w:rPr>
            <w:rStyle w:val="Hipervnculo"/>
          </w:rPr>
          <w:t>AMPLIAR</w:t>
        </w:r>
      </w:hyperlink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t>Paso 2</w:t>
      </w:r>
    </w:p>
    <w:p w:rsidR="001A5774" w:rsidRDefault="001A5774" w:rsidP="001A5774">
      <w:r>
        <w:br/>
        <w:t xml:space="preserve">Podemos ver como </w:t>
      </w:r>
      <w:proofErr w:type="spellStart"/>
      <w:r>
        <w:t>diskpart</w:t>
      </w:r>
      <w:proofErr w:type="spellEnd"/>
      <w:r>
        <w:t xml:space="preserve"> nos ofrece una serie de opciones para su uso.</w:t>
      </w:r>
      <w:r>
        <w:br/>
        <w:t xml:space="preserve">Recordemos que para acceder a esta utilidad debemos abrir una ventana del símbolo del sistema e ingresar el termino </w:t>
      </w:r>
      <w:proofErr w:type="spellStart"/>
      <w:r>
        <w:rPr>
          <w:rStyle w:val="Textoennegrita"/>
        </w:rPr>
        <w:t>diskpart</w:t>
      </w:r>
      <w:proofErr w:type="spellEnd"/>
      <w:r>
        <w:t xml:space="preserve"> y de forma automática se desplegara una nueva ventana. Los comandos a usar para crear un </w:t>
      </w:r>
      <w:r>
        <w:rPr>
          <w:rStyle w:val="Textoennegrita"/>
        </w:rPr>
        <w:t xml:space="preserve">nuevo almacenamiento en </w:t>
      </w:r>
      <w:proofErr w:type="spellStart"/>
      <w:r>
        <w:rPr>
          <w:rStyle w:val="Textoennegrita"/>
        </w:rPr>
        <w:t>Hyper</w:t>
      </w:r>
      <w:proofErr w:type="spellEnd"/>
      <w:r>
        <w:rPr>
          <w:rStyle w:val="Textoennegrita"/>
        </w:rPr>
        <w:t>-V</w:t>
      </w:r>
      <w:r>
        <w:t xml:space="preserve"> son los siguientes: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list</w:t>
      </w:r>
      <w:proofErr w:type="spellEnd"/>
      <w:proofErr w:type="gramEnd"/>
      <w:r>
        <w:t xml:space="preserve"> disk</w:t>
      </w:r>
    </w:p>
    <w:p w:rsidR="001A5774" w:rsidRDefault="001A5774" w:rsidP="001A5774">
      <w:r>
        <w:t xml:space="preserve">Este comando lista los discos disponibles en el equipo. </w:t>
      </w:r>
    </w:p>
    <w:p w:rsidR="001A5774" w:rsidRDefault="001A5774" w:rsidP="001A5774">
      <w:pPr>
        <w:pStyle w:val="NormalWeb"/>
      </w:pPr>
      <w:r>
        <w:lastRenderedPageBreak/>
        <w:t> </w:t>
      </w:r>
    </w:p>
    <w:p w:rsidR="001A5774" w:rsidRDefault="001A5774" w:rsidP="001A5774">
      <w:proofErr w:type="spellStart"/>
      <w:proofErr w:type="gramStart"/>
      <w:r>
        <w:t>select</w:t>
      </w:r>
      <w:proofErr w:type="spellEnd"/>
      <w:proofErr w:type="gramEnd"/>
      <w:r>
        <w:t xml:space="preserve"> disk &lt;número de disco&gt;</w:t>
      </w:r>
    </w:p>
    <w:p w:rsidR="001A5774" w:rsidRDefault="001A5774" w:rsidP="001A5774">
      <w:r>
        <w:t xml:space="preserve">Este comando </w:t>
      </w:r>
      <w:r>
        <w:rPr>
          <w:rStyle w:val="Textoennegrita"/>
        </w:rPr>
        <w:t>selecciona el disco</w:t>
      </w:r>
      <w:r>
        <w:t xml:space="preserve"> sobre el cual trabajaremos.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gramStart"/>
      <w:r>
        <w:t>online</w:t>
      </w:r>
      <w:proofErr w:type="gramEnd"/>
      <w:r>
        <w:t xml:space="preserve"> disk</w:t>
      </w:r>
    </w:p>
    <w:p w:rsidR="001A5774" w:rsidRDefault="001A5774" w:rsidP="001A5774">
      <w:r>
        <w:t xml:space="preserve">Esta opción establece el </w:t>
      </w:r>
      <w:r>
        <w:rPr>
          <w:rStyle w:val="Textoennegrita"/>
        </w:rPr>
        <w:t>disco en línea.</w:t>
      </w:r>
      <w:r>
        <w:t xml:space="preserve">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attributes</w:t>
      </w:r>
      <w:proofErr w:type="spellEnd"/>
      <w:proofErr w:type="gramEnd"/>
      <w:r>
        <w:t xml:space="preserve"> disk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readonly</w:t>
      </w:r>
      <w:proofErr w:type="spellEnd"/>
    </w:p>
    <w:p w:rsidR="001A5774" w:rsidRDefault="001A5774" w:rsidP="001A5774">
      <w:r>
        <w:rPr>
          <w:rStyle w:val="Textoennegrita"/>
        </w:rPr>
        <w:t>Cambiamos los atributos</w:t>
      </w:r>
      <w:r>
        <w:t xml:space="preserve"> del disco a solo lectura.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clean</w:t>
      </w:r>
      <w:proofErr w:type="spellEnd"/>
      <w:proofErr w:type="gramEnd"/>
    </w:p>
    <w:p w:rsidR="001A5774" w:rsidRDefault="001A5774" w:rsidP="001A5774">
      <w:r>
        <w:rPr>
          <w:rStyle w:val="Textoennegrita"/>
        </w:rPr>
        <w:t>Limpiamos</w:t>
      </w:r>
      <w:r>
        <w:t xml:space="preserve"> el disco.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convert</w:t>
      </w:r>
      <w:proofErr w:type="spellEnd"/>
      <w:proofErr w:type="gramEnd"/>
      <w:r>
        <w:t xml:space="preserve"> </w:t>
      </w:r>
      <w:proofErr w:type="spellStart"/>
      <w:r>
        <w:t>gpt</w:t>
      </w:r>
      <w:proofErr w:type="spellEnd"/>
    </w:p>
    <w:p w:rsidR="001A5774" w:rsidRDefault="001A5774" w:rsidP="001A5774">
      <w:r>
        <w:t xml:space="preserve">Convertimos el disco a GPT.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primary</w:t>
      </w:r>
      <w:proofErr w:type="spellEnd"/>
    </w:p>
    <w:p w:rsidR="001A5774" w:rsidRDefault="001A5774" w:rsidP="001A5774">
      <w:r>
        <w:t xml:space="preserve">Con esta opción creamos una </w:t>
      </w:r>
      <w:r>
        <w:rPr>
          <w:rStyle w:val="Textoennegrita"/>
        </w:rPr>
        <w:t>nueva partición.</w:t>
      </w:r>
      <w:r>
        <w:t xml:space="preserve">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volume</w:t>
      </w:r>
      <w:proofErr w:type="spellEnd"/>
      <w:r>
        <w:t xml:space="preserve"> &lt;número de volumen&gt;</w:t>
      </w:r>
    </w:p>
    <w:p w:rsidR="001A5774" w:rsidRDefault="001A5774" w:rsidP="001A5774">
      <w:r>
        <w:t xml:space="preserve">Con este parámetro </w:t>
      </w:r>
      <w:r>
        <w:rPr>
          <w:rStyle w:val="Textoennegrita"/>
        </w:rPr>
        <w:t>seleccionamos el volumen del disco</w:t>
      </w:r>
      <w:r>
        <w:t xml:space="preserve"> el cual es una partición del disco seleccionado.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format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>=</w:t>
      </w:r>
      <w:proofErr w:type="spellStart"/>
      <w:r>
        <w:t>refs</w:t>
      </w:r>
      <w:proofErr w:type="spellEnd"/>
      <w:r>
        <w:t xml:space="preserve"> </w:t>
      </w:r>
      <w:proofErr w:type="spellStart"/>
      <w:r>
        <w:t>label</w:t>
      </w:r>
      <w:proofErr w:type="spellEnd"/>
      <w:r>
        <w:t>= (Etiqueta)</w:t>
      </w:r>
    </w:p>
    <w:p w:rsidR="001A5774" w:rsidRDefault="001A5774" w:rsidP="001A5774">
      <w:r>
        <w:t xml:space="preserve">Con esta opción </w:t>
      </w:r>
      <w:r>
        <w:rPr>
          <w:rStyle w:val="Textoennegrita"/>
        </w:rPr>
        <w:t xml:space="preserve">asignamos el Sistema de archive </w:t>
      </w:r>
      <w:proofErr w:type="spellStart"/>
      <w:r>
        <w:rPr>
          <w:rStyle w:val="Textoennegrita"/>
        </w:rPr>
        <w:t>reFS</w:t>
      </w:r>
      <w:proofErr w:type="spellEnd"/>
      <w:r>
        <w:t xml:space="preserve"> y establecemos una etiqueta para el nuevo volumen. 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roofErr w:type="spellStart"/>
      <w:proofErr w:type="gramStart"/>
      <w:r>
        <w:t>assign</w:t>
      </w:r>
      <w:proofErr w:type="spellEnd"/>
      <w:proofErr w:type="gramEnd"/>
      <w:r>
        <w:t xml:space="preserve"> </w:t>
      </w:r>
      <w:proofErr w:type="spellStart"/>
      <w:r>
        <w:t>letter</w:t>
      </w:r>
      <w:proofErr w:type="spellEnd"/>
      <w:r>
        <w:t xml:space="preserve"> (Letra)</w:t>
      </w:r>
    </w:p>
    <w:p w:rsidR="001A5774" w:rsidRDefault="001A5774" w:rsidP="001A5774">
      <w:r>
        <w:t xml:space="preserve">Asignamos una </w:t>
      </w:r>
      <w:r>
        <w:rPr>
          <w:rStyle w:val="Textoennegrita"/>
        </w:rPr>
        <w:t>nueva letra a la unidad</w:t>
      </w:r>
      <w:r>
        <w:t xml:space="preserve"> seleccionada. </w:t>
      </w:r>
    </w:p>
    <w:p w:rsidR="001A5774" w:rsidRDefault="001A5774" w:rsidP="001A5774">
      <w:pPr>
        <w:pStyle w:val="NormalWeb"/>
      </w:pPr>
      <w:r>
        <w:lastRenderedPageBreak/>
        <w:t> </w:t>
      </w:r>
    </w:p>
    <w:p w:rsidR="001A5774" w:rsidRDefault="001A5774" w:rsidP="001A5774">
      <w:proofErr w:type="spellStart"/>
      <w:proofErr w:type="gramStart"/>
      <w:r>
        <w:t>list</w:t>
      </w:r>
      <w:proofErr w:type="spellEnd"/>
      <w:proofErr w:type="gramEnd"/>
      <w:r>
        <w:t xml:space="preserve"> volumen</w:t>
      </w:r>
    </w:p>
    <w:p w:rsidR="001A5774" w:rsidRDefault="001A5774" w:rsidP="001A5774">
      <w:r>
        <w:rPr>
          <w:rStyle w:val="Textoennegrita"/>
        </w:rPr>
        <w:t>Listamos los volúmenes activos</w:t>
      </w:r>
      <w:r>
        <w:t xml:space="preserve"> para comprobar la configuración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rPr>
          <w:noProof/>
          <w:lang w:eastAsia="es-ES"/>
        </w:rPr>
        <w:drawing>
          <wp:inline distT="0" distB="0" distL="0" distR="0">
            <wp:extent cx="5731486" cy="3000375"/>
            <wp:effectExtent l="19050" t="0" r="2564" b="0"/>
            <wp:docPr id="13" name="ipb-attach-img-33371-0-19675300-1571391835" descr="4-como-crear-nuevo-almacenamiento-hyper-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b-attach-img-33371-0-19675300-1571391835" descr="4-como-crear-nuevo-almacenamiento-hyper-v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86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925542" w:rsidP="001A5774">
      <w:hyperlink r:id="rId62" w:tooltip="4-como-crear-nuevo-almacenamiento-hyper-v.png - Tamaño: 12,14K" w:history="1">
        <w:r w:rsidR="001A5774">
          <w:rPr>
            <w:rStyle w:val="Hipervnculo"/>
          </w:rPr>
          <w:t>AMPLIAR</w:t>
        </w:r>
      </w:hyperlink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t>Paso 3</w:t>
      </w:r>
    </w:p>
    <w:p w:rsidR="001A5774" w:rsidRDefault="001A5774" w:rsidP="001A5774">
      <w:r>
        <w:br/>
        <w:t>Al listar los volúmenes veremos nuestra unidad creada: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rPr>
          <w:noProof/>
          <w:lang w:eastAsia="es-ES"/>
        </w:rPr>
        <w:lastRenderedPageBreak/>
        <w:drawing>
          <wp:inline distT="0" distB="0" distL="0" distR="0">
            <wp:extent cx="5786071" cy="3028950"/>
            <wp:effectExtent l="19050" t="0" r="5129" b="0"/>
            <wp:docPr id="12" name="ipb-attach-img-33372-0-19680200-1571391835" descr="5-listar-volumenes-windows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b-attach-img-33372-0-19680200-1571391835" descr="5-listar-volumenes-windows-server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71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925542" w:rsidP="001A5774">
      <w:hyperlink r:id="rId64" w:tooltip="5-listar-volumenes-windows-server.png - Tamaño: 11,63K" w:history="1">
        <w:r w:rsidR="001A5774">
          <w:rPr>
            <w:rStyle w:val="Hipervnculo"/>
          </w:rPr>
          <w:t>AMPLIAR</w:t>
        </w:r>
      </w:hyperlink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Pr>
        <w:pStyle w:val="NormalWeb"/>
      </w:pPr>
      <w:r>
        <w:t> </w:t>
      </w:r>
      <w:r w:rsidR="0029764D">
        <w:t xml:space="preserve"> </w:t>
      </w:r>
    </w:p>
    <w:p w:rsidR="001A5774" w:rsidRDefault="001A5774" w:rsidP="001A5774"/>
    <w:p w:rsidR="001A5774" w:rsidRDefault="001A5774" w:rsidP="001A5774">
      <w:pPr>
        <w:pStyle w:val="Ttulo2"/>
      </w:pPr>
      <w:r>
        <w:rPr>
          <w:rStyle w:val="Textoennegrita"/>
          <w:b/>
          <w:bCs/>
        </w:rPr>
        <w:t>2.</w:t>
      </w:r>
      <w:r>
        <w:t xml:space="preserve"> Cómo añadir nuevo disco en Windows Server 2016 con </w:t>
      </w:r>
      <w:proofErr w:type="spellStart"/>
      <w:r>
        <w:t>Hyper</w:t>
      </w:r>
      <w:proofErr w:type="spellEnd"/>
      <w:r>
        <w:t>-V</w:t>
      </w:r>
    </w:p>
    <w:p w:rsidR="001A5774" w:rsidRDefault="001A5774" w:rsidP="001A5774">
      <w:r>
        <w:br/>
        <w:t xml:space="preserve">Para realizar este proceso será necesario que añadamos una nueva regla en el firewall de Windows que nos permita gestionar la </w:t>
      </w:r>
      <w:r>
        <w:rPr>
          <w:rStyle w:val="Textoennegrita"/>
        </w:rPr>
        <w:t xml:space="preserve">administración remota de </w:t>
      </w:r>
      <w:proofErr w:type="spellStart"/>
      <w:r>
        <w:rPr>
          <w:rStyle w:val="Textoennegrita"/>
        </w:rPr>
        <w:t>Hyper</w:t>
      </w:r>
      <w:proofErr w:type="spellEnd"/>
      <w:r>
        <w:rPr>
          <w:rStyle w:val="Textoennegrita"/>
        </w:rPr>
        <w:t xml:space="preserve">-V. </w:t>
      </w:r>
      <w:r>
        <w:t>Esto es importante si deseamos usar la sesión remota para la administración de los discos.</w:t>
      </w:r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r>
        <w:t>Paso 1</w:t>
      </w:r>
    </w:p>
    <w:p w:rsidR="001A5774" w:rsidRDefault="001A5774" w:rsidP="001A5774">
      <w:r>
        <w:br/>
        <w:t xml:space="preserve">Para agregar la regla en el firewall podemos ejecutar el siguiente comando a través de Windows </w:t>
      </w:r>
      <w:proofErr w:type="spellStart"/>
      <w:r>
        <w:t>PowerShell</w:t>
      </w:r>
      <w:proofErr w:type="spellEnd"/>
      <w:r>
        <w:t>:</w:t>
      </w:r>
    </w:p>
    <w:p w:rsidR="001A5774" w:rsidRDefault="001A5774" w:rsidP="001A5774">
      <w:pPr>
        <w:numPr>
          <w:ilvl w:val="0"/>
          <w:numId w:val="3"/>
        </w:numPr>
        <w:spacing w:before="100" w:beforeAutospacing="1" w:after="100" w:afterAutospacing="1" w:line="240" w:lineRule="auto"/>
      </w:pPr>
    </w:p>
    <w:p w:rsidR="001A5774" w:rsidRDefault="001A5774" w:rsidP="001A5774">
      <w:pPr>
        <w:pStyle w:val="HTMLconformatoprevio"/>
        <w:numPr>
          <w:ilvl w:val="0"/>
          <w:numId w:val="4"/>
        </w:numPr>
        <w:tabs>
          <w:tab w:val="clear" w:pos="720"/>
        </w:tabs>
        <w:spacing w:before="100" w:beforeAutospacing="1" w:after="100" w:afterAutospacing="1"/>
      </w:pPr>
      <w:proofErr w:type="spellStart"/>
      <w:r>
        <w:rPr>
          <w:rStyle w:val="pln"/>
        </w:rPr>
        <w:t>netsh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advfirewall</w:t>
      </w:r>
      <w:proofErr w:type="spellEnd"/>
      <w:r>
        <w:rPr>
          <w:rStyle w:val="pln"/>
        </w:rPr>
        <w:t xml:space="preserve"> firewall </w:t>
      </w:r>
      <w:r>
        <w:rPr>
          <w:rStyle w:val="kwd"/>
        </w:rPr>
        <w:t>set</w:t>
      </w:r>
      <w:r>
        <w:rPr>
          <w:rStyle w:val="pln"/>
        </w:rPr>
        <w:t xml:space="preserve"> rule </w:t>
      </w:r>
      <w:proofErr w:type="spellStart"/>
      <w:r>
        <w:rPr>
          <w:rStyle w:val="kwd"/>
        </w:rPr>
        <w:t>group</w:t>
      </w:r>
      <w:proofErr w:type="spellEnd"/>
      <w:r>
        <w:rPr>
          <w:rStyle w:val="pun"/>
        </w:rPr>
        <w:t>=</w:t>
      </w:r>
      <w:r>
        <w:rPr>
          <w:rStyle w:val="str"/>
        </w:rPr>
        <w:t>"</w:t>
      </w:r>
      <w:proofErr w:type="spellStart"/>
      <w:r>
        <w:rPr>
          <w:rStyle w:val="str"/>
        </w:rPr>
        <w:t>Remote</w:t>
      </w:r>
      <w:proofErr w:type="spellEnd"/>
      <w:r>
        <w:rPr>
          <w:rStyle w:val="str"/>
        </w:rPr>
        <w:t xml:space="preserve"> </w:t>
      </w:r>
      <w:proofErr w:type="spellStart"/>
      <w:r>
        <w:rPr>
          <w:rStyle w:val="str"/>
        </w:rPr>
        <w:t>Volume</w:t>
      </w:r>
      <w:proofErr w:type="spellEnd"/>
      <w:r>
        <w:rPr>
          <w:rStyle w:val="str"/>
        </w:rPr>
        <w:t xml:space="preserve"> Management"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enable</w:t>
      </w:r>
      <w:proofErr w:type="spellEnd"/>
      <w:r>
        <w:rPr>
          <w:rStyle w:val="pun"/>
        </w:rPr>
        <w:t>=</w:t>
      </w:r>
      <w:r>
        <w:rPr>
          <w:rStyle w:val="pln"/>
        </w:rPr>
        <w:t>yes</w:t>
      </w:r>
    </w:p>
    <w:p w:rsidR="001A5774" w:rsidRDefault="001A5774" w:rsidP="001A5774">
      <w:r>
        <w:t>Paso 2</w:t>
      </w:r>
    </w:p>
    <w:p w:rsidR="001A5774" w:rsidRDefault="001A5774" w:rsidP="001A5774">
      <w:r>
        <w:br/>
        <w:t xml:space="preserve">Ahora podemos agregar el nuevo disco podemos usar el </w:t>
      </w:r>
      <w:hyperlink r:id="rId65" w:history="1">
        <w:r>
          <w:rPr>
            <w:rStyle w:val="Hipervnculo"/>
          </w:rPr>
          <w:t>administrador de discos</w:t>
        </w:r>
      </w:hyperlink>
      <w:r>
        <w:t xml:space="preserve"> para conectarlo a </w:t>
      </w:r>
      <w:proofErr w:type="spellStart"/>
      <w:r>
        <w:t>Hyper</w:t>
      </w:r>
      <w:proofErr w:type="spellEnd"/>
      <w:r>
        <w:t>-V:</w:t>
      </w:r>
    </w:p>
    <w:p w:rsidR="001A5774" w:rsidRDefault="001A5774" w:rsidP="001A5774">
      <w:pPr>
        <w:pStyle w:val="NormalWeb"/>
      </w:pPr>
      <w:r>
        <w:lastRenderedPageBreak/>
        <w:t> </w:t>
      </w:r>
    </w:p>
    <w:p w:rsidR="001A5774" w:rsidRDefault="001A5774" w:rsidP="001A5774">
      <w:r>
        <w:rPr>
          <w:noProof/>
          <w:lang w:eastAsia="es-ES"/>
        </w:rPr>
        <w:drawing>
          <wp:inline distT="0" distB="0" distL="0" distR="0">
            <wp:extent cx="5688927" cy="4505325"/>
            <wp:effectExtent l="19050" t="0" r="7023" b="0"/>
            <wp:docPr id="6" name="ipb-attach-img-33373-0-19684600-1571391835" descr="6-añadir-nuevo-disco-windows-server-hyper-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b-attach-img-33373-0-19684600-1571391835" descr="6-añadir-nuevo-disco-windows-server-hyper-v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27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74" w:rsidRDefault="00925542" w:rsidP="001A5774">
      <w:hyperlink r:id="rId67" w:tooltip="6-añadir-nuevo-disco-windows-server-hyper-v.png - Tamaño: 15,29K" w:history="1">
        <w:r w:rsidR="001A5774">
          <w:rPr>
            <w:rStyle w:val="Hipervnculo"/>
          </w:rPr>
          <w:t>AMPLIAR</w:t>
        </w:r>
      </w:hyperlink>
    </w:p>
    <w:p w:rsidR="001A5774" w:rsidRDefault="001A5774" w:rsidP="001A5774">
      <w:pPr>
        <w:pStyle w:val="NormalWeb"/>
      </w:pPr>
      <w:r>
        <w:t> </w:t>
      </w:r>
    </w:p>
    <w:p w:rsidR="001A5774" w:rsidRDefault="001A5774" w:rsidP="001A5774">
      <w:pPr>
        <w:pStyle w:val="NormalWeb"/>
      </w:pPr>
      <w:r>
        <w:t xml:space="preserve">De esta forma podemos agregar nuevos espacios de almacenamiento a nuestras máquinas virtuales en </w:t>
      </w:r>
      <w:proofErr w:type="spellStart"/>
      <w:r>
        <w:t>Hyper</w:t>
      </w:r>
      <w:proofErr w:type="spellEnd"/>
      <w:r>
        <w:t xml:space="preserve">-V de una forma segura y práctica. Si quieres saber más sobre ello, aquí tienes </w:t>
      </w:r>
      <w:r>
        <w:rPr>
          <w:rStyle w:val="Textoennegrita"/>
        </w:rPr>
        <w:t xml:space="preserve">cómo instalar y configurar </w:t>
      </w:r>
      <w:proofErr w:type="spellStart"/>
      <w:r>
        <w:rPr>
          <w:rStyle w:val="Textoennegrita"/>
        </w:rPr>
        <w:t>Hyper</w:t>
      </w:r>
      <w:proofErr w:type="spellEnd"/>
      <w:r>
        <w:rPr>
          <w:rStyle w:val="Textoennegrita"/>
        </w:rPr>
        <w:t>-V en Windows Server 2016.</w:t>
      </w:r>
    </w:p>
    <w:p w:rsidR="00865F4B" w:rsidRPr="001A5774" w:rsidRDefault="00865F4B" w:rsidP="001A5774">
      <w:pPr>
        <w:ind w:firstLine="708"/>
        <w:rPr>
          <w:rFonts w:ascii="Arial" w:hAnsi="Arial" w:cs="Arial"/>
        </w:rPr>
      </w:pPr>
    </w:p>
    <w:sectPr w:rsidR="00865F4B" w:rsidRPr="001A5774" w:rsidSect="001136A2">
      <w:footerReference w:type="default" r:id="rId68"/>
      <w:pgSz w:w="11906" w:h="16838"/>
      <w:pgMar w:top="964" w:right="851" w:bottom="96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7CF8" w:rsidRDefault="00CB7CF8" w:rsidP="00865F4B">
      <w:pPr>
        <w:spacing w:after="0" w:line="240" w:lineRule="auto"/>
      </w:pPr>
      <w:r>
        <w:separator/>
      </w:r>
    </w:p>
  </w:endnote>
  <w:endnote w:type="continuationSeparator" w:id="0">
    <w:p w:rsidR="00CB7CF8" w:rsidRDefault="00CB7CF8" w:rsidP="00865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29829"/>
      <w:docPartObj>
        <w:docPartGallery w:val="Page Numbers (Bottom of Page)"/>
        <w:docPartUnique/>
      </w:docPartObj>
    </w:sdtPr>
    <w:sdtContent>
      <w:p w:rsidR="00865F4B" w:rsidRDefault="00925542">
        <w:pPr>
          <w:pStyle w:val="Piedepgina"/>
          <w:jc w:val="right"/>
        </w:pPr>
        <w:fldSimple w:instr=" PAGE   \* MERGEFORMAT ">
          <w:r w:rsidR="00F163ED">
            <w:rPr>
              <w:noProof/>
            </w:rPr>
            <w:t>24</w:t>
          </w:r>
        </w:fldSimple>
      </w:p>
    </w:sdtContent>
  </w:sdt>
  <w:p w:rsidR="00865F4B" w:rsidRDefault="00865F4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7CF8" w:rsidRDefault="00CB7CF8" w:rsidP="00865F4B">
      <w:pPr>
        <w:spacing w:after="0" w:line="240" w:lineRule="auto"/>
      </w:pPr>
      <w:r>
        <w:separator/>
      </w:r>
    </w:p>
  </w:footnote>
  <w:footnote w:type="continuationSeparator" w:id="0">
    <w:p w:rsidR="00CB7CF8" w:rsidRDefault="00CB7CF8" w:rsidP="00865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73269"/>
    <w:multiLevelType w:val="multilevel"/>
    <w:tmpl w:val="38CE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CF00E0"/>
    <w:multiLevelType w:val="multilevel"/>
    <w:tmpl w:val="99306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915ECA"/>
    <w:multiLevelType w:val="hybridMultilevel"/>
    <w:tmpl w:val="F4C02D44"/>
    <w:lvl w:ilvl="0" w:tplc="6F101364">
      <w:start w:val="1"/>
      <w:numFmt w:val="decimal"/>
      <w:pStyle w:val="numeracio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C00000"/>
        <w:sz w:val="24"/>
      </w:rPr>
    </w:lvl>
    <w:lvl w:ilvl="1" w:tplc="E8B4FA0A">
      <w:start w:val="1"/>
      <w:numFmt w:val="lowerLetter"/>
      <w:pStyle w:val="numeracion2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4192C27"/>
    <w:multiLevelType w:val="multilevel"/>
    <w:tmpl w:val="086EA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F859B3"/>
    <w:multiLevelType w:val="multilevel"/>
    <w:tmpl w:val="C456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  <w:lvlOverride w:ilvl="0">
      <w:startOverride w:val="1"/>
    </w:lvlOverride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136A2"/>
    <w:rsid w:val="0007409D"/>
    <w:rsid w:val="0010034E"/>
    <w:rsid w:val="001136A2"/>
    <w:rsid w:val="0014266F"/>
    <w:rsid w:val="00166218"/>
    <w:rsid w:val="00175E4C"/>
    <w:rsid w:val="001A5774"/>
    <w:rsid w:val="002274FE"/>
    <w:rsid w:val="00253F5D"/>
    <w:rsid w:val="00260C1F"/>
    <w:rsid w:val="00283F0E"/>
    <w:rsid w:val="0029764D"/>
    <w:rsid w:val="002B1FE2"/>
    <w:rsid w:val="002E3CC9"/>
    <w:rsid w:val="003009ED"/>
    <w:rsid w:val="00323304"/>
    <w:rsid w:val="00373559"/>
    <w:rsid w:val="00427D32"/>
    <w:rsid w:val="004A383F"/>
    <w:rsid w:val="004C4205"/>
    <w:rsid w:val="00545683"/>
    <w:rsid w:val="00563B92"/>
    <w:rsid w:val="005D3DC6"/>
    <w:rsid w:val="005F497D"/>
    <w:rsid w:val="00633720"/>
    <w:rsid w:val="0065047F"/>
    <w:rsid w:val="006A2436"/>
    <w:rsid w:val="006D5221"/>
    <w:rsid w:val="006D7B33"/>
    <w:rsid w:val="006E791D"/>
    <w:rsid w:val="00700994"/>
    <w:rsid w:val="0070584C"/>
    <w:rsid w:val="00790EDC"/>
    <w:rsid w:val="0083040E"/>
    <w:rsid w:val="00865F4B"/>
    <w:rsid w:val="0088627A"/>
    <w:rsid w:val="008B153E"/>
    <w:rsid w:val="008B6722"/>
    <w:rsid w:val="008C2E9A"/>
    <w:rsid w:val="009108F9"/>
    <w:rsid w:val="00925542"/>
    <w:rsid w:val="009361DC"/>
    <w:rsid w:val="009B70FB"/>
    <w:rsid w:val="00A26646"/>
    <w:rsid w:val="00B14E0B"/>
    <w:rsid w:val="00B21398"/>
    <w:rsid w:val="00B36E80"/>
    <w:rsid w:val="00C33A4B"/>
    <w:rsid w:val="00CB7CF8"/>
    <w:rsid w:val="00D6583F"/>
    <w:rsid w:val="00E05A3C"/>
    <w:rsid w:val="00E31C2D"/>
    <w:rsid w:val="00E607E6"/>
    <w:rsid w:val="00EC72CB"/>
    <w:rsid w:val="00ED51B1"/>
    <w:rsid w:val="00F01B89"/>
    <w:rsid w:val="00F1526C"/>
    <w:rsid w:val="00F163ED"/>
    <w:rsid w:val="00F74879"/>
    <w:rsid w:val="00F85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8F9"/>
    <w:rPr>
      <w:rFonts w:ascii="Calibri" w:eastAsia="Calibri" w:hAnsi="Calibri" w:cs="Times New Roman"/>
    </w:rPr>
  </w:style>
  <w:style w:type="paragraph" w:styleId="Ttulo2">
    <w:name w:val="heading 2"/>
    <w:basedOn w:val="Normal"/>
    <w:link w:val="Ttulo2Car"/>
    <w:uiPriority w:val="9"/>
    <w:qFormat/>
    <w:rsid w:val="001A57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13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36A2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unhideWhenUsed/>
    <w:rsid w:val="009108F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108F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865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65F4B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865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F4B"/>
    <w:rPr>
      <w:rFonts w:ascii="Calibri" w:eastAsia="Calibri" w:hAnsi="Calibri" w:cs="Times New Roman"/>
    </w:rPr>
  </w:style>
  <w:style w:type="paragraph" w:customStyle="1" w:styleId="numeracion">
    <w:name w:val="numeracion"/>
    <w:basedOn w:val="Normal"/>
    <w:link w:val="numeracionCar"/>
    <w:qFormat/>
    <w:rsid w:val="00865F4B"/>
    <w:pPr>
      <w:numPr>
        <w:numId w:val="2"/>
      </w:numPr>
      <w:spacing w:before="120" w:after="120" w:line="240" w:lineRule="auto"/>
    </w:pPr>
    <w:rPr>
      <w:rFonts w:eastAsia="Times New Roman"/>
      <w:bCs/>
      <w:lang w:eastAsia="es-ES"/>
    </w:rPr>
  </w:style>
  <w:style w:type="character" w:customStyle="1" w:styleId="numeracionCar">
    <w:name w:val="numeracion Car"/>
    <w:basedOn w:val="Fuentedeprrafopredeter"/>
    <w:link w:val="numeracion"/>
    <w:rsid w:val="00865F4B"/>
    <w:rPr>
      <w:rFonts w:ascii="Calibri" w:eastAsia="Times New Roman" w:hAnsi="Calibri" w:cs="Times New Roman"/>
      <w:bCs/>
      <w:lang w:eastAsia="es-ES"/>
    </w:rPr>
  </w:style>
  <w:style w:type="paragraph" w:customStyle="1" w:styleId="numeracion2">
    <w:name w:val="numeracion2"/>
    <w:basedOn w:val="numeracion"/>
    <w:link w:val="numeracion2Car"/>
    <w:qFormat/>
    <w:rsid w:val="00865F4B"/>
    <w:pPr>
      <w:numPr>
        <w:ilvl w:val="1"/>
      </w:numPr>
      <w:jc w:val="both"/>
    </w:pPr>
  </w:style>
  <w:style w:type="character" w:customStyle="1" w:styleId="numeracion2Car">
    <w:name w:val="numeracion2 Car"/>
    <w:basedOn w:val="numeracionCar"/>
    <w:link w:val="numeracion2"/>
    <w:rsid w:val="00865F4B"/>
  </w:style>
  <w:style w:type="character" w:styleId="Hipervnculovisitado">
    <w:name w:val="FollowedHyperlink"/>
    <w:basedOn w:val="Fuentedeprrafopredeter"/>
    <w:uiPriority w:val="99"/>
    <w:semiHidden/>
    <w:unhideWhenUsed/>
    <w:rsid w:val="005F497D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A5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A577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Textoennegrita">
    <w:name w:val="Strong"/>
    <w:basedOn w:val="Fuentedeprrafopredeter"/>
    <w:uiPriority w:val="22"/>
    <w:qFormat/>
    <w:rsid w:val="001A577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1A577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pln">
    <w:name w:val="pln"/>
    <w:basedOn w:val="Fuentedeprrafopredeter"/>
    <w:rsid w:val="001A5774"/>
  </w:style>
  <w:style w:type="character" w:customStyle="1" w:styleId="kwd">
    <w:name w:val="kwd"/>
    <w:basedOn w:val="Fuentedeprrafopredeter"/>
    <w:rsid w:val="001A5774"/>
  </w:style>
  <w:style w:type="character" w:customStyle="1" w:styleId="pun">
    <w:name w:val="pun"/>
    <w:basedOn w:val="Fuentedeprrafopredeter"/>
    <w:rsid w:val="001A5774"/>
  </w:style>
  <w:style w:type="character" w:customStyle="1" w:styleId="str">
    <w:name w:val="str"/>
    <w:basedOn w:val="Fuentedeprrafopredeter"/>
    <w:rsid w:val="001A5774"/>
  </w:style>
  <w:style w:type="character" w:styleId="CdigoHTML">
    <w:name w:val="HTML Code"/>
    <w:basedOn w:val="Fuentedeprrafopredeter"/>
    <w:uiPriority w:val="99"/>
    <w:semiHidden/>
    <w:unhideWhenUsed/>
    <w:rsid w:val="001A5774"/>
    <w:rPr>
      <w:rFonts w:ascii="Courier New" w:eastAsia="Times New Roman" w:hAnsi="Courier New" w:cs="Courier New"/>
      <w:sz w:val="20"/>
      <w:szCs w:val="20"/>
    </w:rPr>
  </w:style>
  <w:style w:type="paragraph" w:customStyle="1" w:styleId="snippet-parragraph">
    <w:name w:val="snippet-parragraph"/>
    <w:basedOn w:val="Normal"/>
    <w:rsid w:val="001A577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7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0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geeks.ms/cfs-file.ashx/__key/CommunityServer.Blogs.Components.WeblogFiles/pcampos/image_5F00_6551B4DA.png" TargetMode="External"/><Relationship Id="rId50" Type="http://schemas.openxmlformats.org/officeDocument/2006/relationships/image" Target="media/image34.png"/><Relationship Id="rId55" Type="http://schemas.openxmlformats.org/officeDocument/2006/relationships/hyperlink" Target="https://www.solvetic.com/tutoriales/article/3504-como-liberar-espacio-en-disco-duro-windows-10/" TargetMode="External"/><Relationship Id="rId63" Type="http://schemas.openxmlformats.org/officeDocument/2006/relationships/image" Target="media/image39.png"/><Relationship Id="rId68" Type="http://schemas.openxmlformats.org/officeDocument/2006/relationships/footer" Target="footer1.xml"/><Relationship Id="rId7" Type="http://schemas.openxmlformats.org/officeDocument/2006/relationships/hyperlink" Target="https://www.youtube.com/watch?v=r-nJDyC0o4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OLYhYIJGb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eeks.ms/cfs-file.ashx/__key/CommunityServer.Blogs.Components.WeblogFiles/pcampos/image_5F00_1C7B42D4.png" TargetMode="External"/><Relationship Id="rId53" Type="http://schemas.openxmlformats.org/officeDocument/2006/relationships/image" Target="media/image36.png"/><Relationship Id="rId58" Type="http://schemas.openxmlformats.org/officeDocument/2006/relationships/hyperlink" Target="https://www.solvetic.com/tutoriales/article/3458-como-conectar-maquinas-virtuales-hyper-v-a-internet-windows-10/" TargetMode="External"/><Relationship Id="rId66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geeks.ms/cfs-file.ashx/__key/CommunityServer.Blogs.Components.WeblogFiles/pcampos/image_5F00_78B9C90C.png" TargetMode="External"/><Relationship Id="rId57" Type="http://schemas.openxmlformats.org/officeDocument/2006/relationships/hyperlink" Target="https://www.solvetic.com/tutoriales/article/3415-migrar-maquina-virtual-virtualbox-hyper-v-windows-10/" TargetMode="External"/><Relationship Id="rId61" Type="http://schemas.openxmlformats.org/officeDocument/2006/relationships/image" Target="media/image38.png"/><Relationship Id="rId10" Type="http://schemas.openxmlformats.org/officeDocument/2006/relationships/hyperlink" Target="https://www.youtube.com/watch?v=FyXIXU4MvQ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hyperlink" Target="https://www.solvetic.com/uploads/monthly_02_2017/tutorials-9832-0-26044500-1487778453.png" TargetMode="External"/><Relationship Id="rId65" Type="http://schemas.openxmlformats.org/officeDocument/2006/relationships/hyperlink" Target="https://www.solvetic.com/tutoriales/article/2643-manual-administrador-de-discos-en-windows-1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vetic.com/tutoriales/article/2439-instalar-y-configurar-hyper-v-en-windows-server-2012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geeks.ms/cfs-file.ashx/__key/CommunityServer.Blogs.Components.WeblogFiles/pcampos/image_5F00_6012F3F6.png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www.solvetic.com/tutoriales/article/3147-instalar-centos7-hyperv-window-server-2016/" TargetMode="External"/><Relationship Id="rId64" Type="http://schemas.openxmlformats.org/officeDocument/2006/relationships/hyperlink" Target="https://www.solvetic.com/uploads/monthly_02_2017/tutorials-9832-0-15939400-1487778454.png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windowserver.wordpress.com/2014/01/09/windows-server-2012-r2-instalacin-de-hyper-v/" TargetMode="External"/><Relationship Id="rId51" Type="http://schemas.openxmlformats.org/officeDocument/2006/relationships/hyperlink" Target="https://geeks.ms/cfs-file.ashx/__key/CommunityServer.Blogs.Components.WeblogFiles/pcampos/image_5F00_47D711A1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enekoamieva.com/wp-content/uploads/2016/02/habilitar-administraci%C3%B3n-hyper-v.png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37.png"/><Relationship Id="rId67" Type="http://schemas.openxmlformats.org/officeDocument/2006/relationships/hyperlink" Target="https://www.solvetic.com/uploads/monthly_02_2017/tutorials-9832-0-48877300-1487778454.png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www.solvetic.com/tutoriales/article/3399-como-habilitar-hyper-v-para-virtualizar-en-windows-10/" TargetMode="External"/><Relationship Id="rId62" Type="http://schemas.openxmlformats.org/officeDocument/2006/relationships/hyperlink" Target="https://www.solvetic.com/uploads/monthly_02_2017/tutorials-9832-0-80614100-1487778453.png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2332</Words>
  <Characters>12828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nbarroso</dc:creator>
  <cp:lastModifiedBy>asr218</cp:lastModifiedBy>
  <cp:revision>9</cp:revision>
  <cp:lastPrinted>2019-10-18T10:51:00Z</cp:lastPrinted>
  <dcterms:created xsi:type="dcterms:W3CDTF">2022-01-28T07:35:00Z</dcterms:created>
  <dcterms:modified xsi:type="dcterms:W3CDTF">2022-02-07T11:17:00Z</dcterms:modified>
</cp:coreProperties>
</file>